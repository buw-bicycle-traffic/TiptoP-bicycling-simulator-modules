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3D23" w14:textId="77777777" w:rsidR="00A956DD" w:rsidRDefault="00000000">
      <w:pPr>
        <w:pStyle w:val="berschrift1"/>
      </w:pPr>
      <w:bookmarkStart w:id="0" w:name="__RefHeading___Toc714_2306785663"/>
      <w:bookmarkStart w:id="1" w:name="_Toc1"/>
      <w:bookmarkEnd w:id="0"/>
      <w:r>
        <w:t>Brake Sensor Module – Documentation</w:t>
      </w:r>
      <w:bookmarkEnd w:id="1"/>
    </w:p>
    <w:sdt>
      <w:sdtPr>
        <w:id w:val="1356067949"/>
        <w:docPartObj>
          <w:docPartGallery w:val="Table of Contents"/>
          <w:docPartUnique/>
        </w:docPartObj>
      </w:sdtPr>
      <w:sdtContent>
        <w:p w14:paraId="38182F59" w14:textId="77777777" w:rsidR="00A956DD" w:rsidRDefault="00000000">
          <w:pPr>
            <w:pStyle w:val="Verzeichnis1"/>
            <w:tabs>
              <w:tab w:val="right" w:leader="dot" w:pos="9354"/>
            </w:tabs>
          </w:pPr>
          <w:r>
            <w:fldChar w:fldCharType="begin"/>
          </w:r>
          <w:r>
            <w:rPr>
              <w:rStyle w:val="IndexLink"/>
            </w:rPr>
            <w:instrText xml:space="preserve"> TOC \o "1-9" \h</w:instrText>
          </w:r>
          <w:r>
            <w:rPr>
              <w:rStyle w:val="IndexLink"/>
            </w:rPr>
            <w:fldChar w:fldCharType="separate"/>
          </w:r>
          <w:r>
            <w:rPr>
              <w:rStyle w:val="IndexLink"/>
            </w:rPr>
            <w:t>Brake Sensor Module – Documentation</w:t>
          </w:r>
          <w:r>
            <w:tab/>
            <w:t>1</w:t>
          </w:r>
        </w:p>
        <w:p w14:paraId="12DD35B0" w14:textId="77777777" w:rsidR="00A956DD" w:rsidRDefault="00000000">
          <w:pPr>
            <w:pStyle w:val="Verzeichnis2"/>
            <w:tabs>
              <w:tab w:val="right" w:leader="dot" w:pos="9354"/>
            </w:tabs>
          </w:pPr>
          <w:r>
            <w:t>1. Introduction</w:t>
          </w:r>
          <w:r>
            <w:tab/>
            <w:t>3</w:t>
          </w:r>
        </w:p>
        <w:p w14:paraId="4B6157EF" w14:textId="77777777" w:rsidR="00A956DD" w:rsidRDefault="00000000">
          <w:pPr>
            <w:pStyle w:val="Verzeichnis2"/>
            <w:tabs>
              <w:tab w:val="right" w:leader="dot" w:pos="9354"/>
            </w:tabs>
          </w:pPr>
          <w:r>
            <w:t>2. Technical Overview</w:t>
          </w:r>
          <w:r>
            <w:tab/>
            <w:t>4</w:t>
          </w:r>
        </w:p>
        <w:p w14:paraId="70775219" w14:textId="77777777" w:rsidR="00A956DD" w:rsidRDefault="00000000">
          <w:pPr>
            <w:pStyle w:val="Verzeichnis3"/>
            <w:tabs>
              <w:tab w:val="right" w:leader="dot" w:pos="9354"/>
            </w:tabs>
          </w:pPr>
          <w:r>
            <w:t>2.1 Brake Sensor Module Connection to Kickr Bike</w:t>
          </w:r>
          <w:r>
            <w:tab/>
            <w:t>4</w:t>
          </w:r>
        </w:p>
        <w:p w14:paraId="2C9586F7" w14:textId="77777777" w:rsidR="00A956DD" w:rsidRDefault="00000000">
          <w:pPr>
            <w:pStyle w:val="Verzeichnis4"/>
            <w:tabs>
              <w:tab w:val="right" w:leader="dot" w:pos="9354"/>
            </w:tabs>
          </w:pPr>
          <w:r>
            <w:t>2.1.1 System Integration and Function</w:t>
          </w:r>
          <w:r>
            <w:tab/>
            <w:t>5</w:t>
          </w:r>
        </w:p>
        <w:p w14:paraId="7F676B32" w14:textId="77777777" w:rsidR="00A956DD" w:rsidRDefault="00000000">
          <w:pPr>
            <w:pStyle w:val="Verzeichnis3"/>
            <w:tabs>
              <w:tab w:val="right" w:leader="dot" w:pos="9354"/>
            </w:tabs>
          </w:pPr>
          <w:r>
            <w:t>2.1.1 System Integration and Function</w:t>
          </w:r>
          <w:r>
            <w:tab/>
            <w:t>5</w:t>
          </w:r>
        </w:p>
        <w:p w14:paraId="3D886995" w14:textId="77777777" w:rsidR="00A956DD" w:rsidRDefault="00000000">
          <w:pPr>
            <w:pStyle w:val="Verzeichnis2"/>
            <w:tabs>
              <w:tab w:val="right" w:leader="dot" w:pos="9354"/>
            </w:tabs>
          </w:pPr>
          <w:r>
            <w:t>2.2 Brake Sensor Wiring to Kickr Bike</w:t>
          </w:r>
          <w:r>
            <w:tab/>
            <w:t>5</w:t>
          </w:r>
        </w:p>
        <w:p w14:paraId="35473BBE" w14:textId="77777777" w:rsidR="00A956DD" w:rsidRDefault="00000000">
          <w:pPr>
            <w:pStyle w:val="Verzeichnis4"/>
            <w:tabs>
              <w:tab w:val="right" w:leader="dot" w:pos="9354"/>
            </w:tabs>
          </w:pPr>
          <w:r>
            <w:t>2.2.1 Connection Overview and Hardware</w:t>
          </w:r>
          <w:r>
            <w:tab/>
            <w:t>6</w:t>
          </w:r>
        </w:p>
        <w:p w14:paraId="08CBADDC" w14:textId="77777777" w:rsidR="00A956DD" w:rsidRDefault="00000000">
          <w:pPr>
            <w:pStyle w:val="Verzeichnis2"/>
            <w:tabs>
              <w:tab w:val="right" w:leader="dot" w:pos="9354"/>
            </w:tabs>
          </w:pPr>
          <w:r>
            <w:t>2.3 Assembly Drawing and Bill Of Materials (BOM)</w:t>
          </w:r>
          <w:r>
            <w:tab/>
            <w:t>7</w:t>
          </w:r>
        </w:p>
        <w:p w14:paraId="08D98F7E" w14:textId="77777777" w:rsidR="00A956DD" w:rsidRDefault="00000000">
          <w:pPr>
            <w:pStyle w:val="Verzeichnis2"/>
            <w:tabs>
              <w:tab w:val="right" w:leader="dot" w:pos="9354"/>
            </w:tabs>
          </w:pPr>
          <w:r>
            <w:t>2.3.1 Bill Of Materials (BOM)</w:t>
          </w:r>
          <w:r>
            <w:tab/>
            <w:t>8</w:t>
          </w:r>
        </w:p>
        <w:p w14:paraId="1D627B97" w14:textId="77777777" w:rsidR="00A956DD" w:rsidRDefault="00000000">
          <w:pPr>
            <w:pStyle w:val="Verzeichnis4"/>
            <w:tabs>
              <w:tab w:val="right" w:leader="dot" w:pos="9354"/>
            </w:tabs>
          </w:pPr>
          <w:r>
            <w:t>2.3.1.1 Notes for Assembly and CAD model:</w:t>
          </w:r>
          <w:r>
            <w:tab/>
            <w:t>8</w:t>
          </w:r>
        </w:p>
        <w:p w14:paraId="662C06C7" w14:textId="77777777" w:rsidR="00A956DD" w:rsidRDefault="00000000">
          <w:pPr>
            <w:pStyle w:val="Verzeichnis2"/>
            <w:tabs>
              <w:tab w:val="right" w:leader="dot" w:pos="9354"/>
            </w:tabs>
          </w:pPr>
          <w:r>
            <w:t>3 Building Instructions</w:t>
          </w:r>
          <w:r>
            <w:tab/>
            <w:t>10</w:t>
          </w:r>
        </w:p>
        <w:p w14:paraId="420CDF9A" w14:textId="77777777" w:rsidR="00A956DD" w:rsidRDefault="00000000">
          <w:pPr>
            <w:pStyle w:val="Verzeichnis3"/>
            <w:tabs>
              <w:tab w:val="right" w:leader="dot" w:pos="9354"/>
            </w:tabs>
          </w:pPr>
          <w:r>
            <w:t>3.1 Mechanical Assembly</w:t>
          </w:r>
          <w:r>
            <w:tab/>
            <w:t>10</w:t>
          </w:r>
        </w:p>
        <w:p w14:paraId="02EAF296" w14:textId="77777777" w:rsidR="00A956DD" w:rsidRDefault="00000000">
          <w:pPr>
            <w:pStyle w:val="Verzeichnis4"/>
            <w:tabs>
              <w:tab w:val="right" w:leader="dot" w:pos="9354"/>
            </w:tabs>
          </w:pPr>
          <w:r>
            <w:t>1. Preparation</w:t>
          </w:r>
          <w:r>
            <w:tab/>
            <w:t>10</w:t>
          </w:r>
        </w:p>
        <w:p w14:paraId="0A691D97" w14:textId="77777777" w:rsidR="00A956DD" w:rsidRDefault="00000000">
          <w:pPr>
            <w:pStyle w:val="Verzeichnis2"/>
            <w:tabs>
              <w:tab w:val="right" w:leader="dot" w:pos="9354"/>
            </w:tabs>
          </w:pPr>
          <w:r>
            <w:t>3.2 3D Print Information</w:t>
          </w:r>
          <w:r>
            <w:tab/>
            <w:t>10</w:t>
          </w:r>
        </w:p>
        <w:p w14:paraId="7DA0ED11" w14:textId="77777777" w:rsidR="00A956DD" w:rsidRDefault="00000000">
          <w:pPr>
            <w:pStyle w:val="Verzeichnis2"/>
            <w:tabs>
              <w:tab w:val="right" w:leader="dot" w:pos="9354"/>
            </w:tabs>
          </w:pPr>
          <w:r>
            <w:t>4.Software</w:t>
          </w:r>
          <w:r>
            <w:tab/>
            <w:t>12</w:t>
          </w:r>
          <w:r>
            <w:fldChar w:fldCharType="end"/>
          </w:r>
        </w:p>
      </w:sdtContent>
    </w:sdt>
    <w:p w14:paraId="21B39363" w14:textId="77777777" w:rsidR="00A956DD" w:rsidRDefault="00A956DD"/>
    <w:p w14:paraId="012A0F04" w14:textId="77777777" w:rsidR="00A956DD" w:rsidRDefault="00A956DD">
      <w:pPr>
        <w:pStyle w:val="Verzeichnis1"/>
        <w:tabs>
          <w:tab w:val="right" w:leader="dot" w:pos="9355"/>
        </w:tabs>
        <w:rPr>
          <w:rFonts w:ascii="Times New Roman" w:eastAsia="Times New Roman" w:hAnsi="Times New Roman" w:cs="Times New Roman"/>
          <w:bCs/>
          <w:i/>
        </w:rPr>
      </w:pPr>
    </w:p>
    <w:p w14:paraId="458EBBF5" w14:textId="77777777" w:rsidR="00A956DD" w:rsidRDefault="00000000">
      <w:pPr>
        <w:tabs>
          <w:tab w:val="right" w:leader="dot" w:pos="9355"/>
        </w:tabs>
        <w:rPr>
          <w:rFonts w:ascii="Times New Roman" w:eastAsia="Times New Roman" w:hAnsi="Times New Roman" w:cs="Times New Roman"/>
          <w:bCs/>
          <w:i/>
        </w:rPr>
      </w:pPr>
      <w:r>
        <w:br w:type="page"/>
      </w:r>
    </w:p>
    <w:p w14:paraId="0FCD85FE" w14:textId="77777777" w:rsidR="00A956DD" w:rsidRDefault="00000000">
      <w:pPr>
        <w:tabs>
          <w:tab w:val="right" w:leader="dot" w:pos="9355"/>
        </w:tabs>
        <w:rPr>
          <w:rFonts w:ascii="Times New Roman" w:eastAsia="Times New Roman" w:hAnsi="Times New Roman" w:cs="Times New Roman"/>
          <w:bCs/>
          <w:i/>
        </w:rPr>
      </w:pPr>
      <w:r>
        <w:lastRenderedPageBreak/>
        <w:br w:type="page"/>
      </w:r>
    </w:p>
    <w:p w14:paraId="5A9A1400" w14:textId="77777777" w:rsidR="00A956DD" w:rsidRDefault="00000000">
      <w:pPr>
        <w:pStyle w:val="berschrift2"/>
        <w:spacing w:before="0"/>
        <w:rPr>
          <w:u w:val="single"/>
        </w:rPr>
      </w:pPr>
      <w:bookmarkStart w:id="2" w:name="__RefHeading___Toc716_2306785663"/>
      <w:bookmarkStart w:id="3" w:name="_Toc2"/>
      <w:bookmarkEnd w:id="2"/>
      <w:r>
        <w:rPr>
          <w:u w:val="single"/>
        </w:rPr>
        <w:lastRenderedPageBreak/>
        <w:t>1. Introduction</w:t>
      </w:r>
      <w:bookmarkEnd w:id="3"/>
    </w:p>
    <w:p w14:paraId="63FE1CB7" w14:textId="04836156" w:rsidR="00A956DD" w:rsidRDefault="00000000">
      <w:r>
        <w:t xml:space="preserve">In a virtual </w:t>
      </w:r>
      <w:r w:rsidR="00504E03">
        <w:t>bi</w:t>
      </w:r>
      <w:r>
        <w:t>cycling simulator, accurate braking feedback contributes to a realistic and interactive riding experience. While speed and steering modules handle dynamic motion and directional control, a dedicated brake sensor ensures precise resistance mapping and stopping behavior within the simulation. The brake sensor module measures the pressure applied to the brake lever through a miniature pressure transducer integrated into the braking assembly. This pressure data is continuously read by an Arduino-based interface and transmitted to the simulation software for real-time response.</w:t>
      </w:r>
    </w:p>
    <w:p w14:paraId="26A074B8" w14:textId="77777777" w:rsidR="00A956DD" w:rsidRDefault="00000000">
      <w:r>
        <w:t>The brake sensor module is designed to replicate the mechanical and electrical characteristics of a conventional hydraulic or cable-based brake system. It provides analog data corresponding to brake force, which the simulator interprets as deceleration or braking torque. The combination of this pressure sensing with the virtual bike’s physics engine enables a seamless and natural braking feel. This documentation outlines the brake sensor’s function, mechanical setup, electronic integration, and fabrication details, allowing other users to reproduce or modify the system for similar simulation application</w:t>
      </w:r>
    </w:p>
    <w:p w14:paraId="74AA8152" w14:textId="77777777" w:rsidR="00A956DD" w:rsidRDefault="00A956DD"/>
    <w:p w14:paraId="4C3015C2" w14:textId="77777777" w:rsidR="00A956DD" w:rsidRDefault="00000000">
      <w:pPr>
        <w:pStyle w:val="Textkrper"/>
        <w:numPr>
          <w:ilvl w:val="0"/>
          <w:numId w:val="6"/>
        </w:numPr>
        <w:spacing w:after="0"/>
      </w:pPr>
      <w:r>
        <w:t>Brake input is as important as speed and steering for a realistic bicycle simulator.</w:t>
      </w:r>
    </w:p>
    <w:p w14:paraId="6BBF8DC3" w14:textId="77777777" w:rsidR="00A956DD" w:rsidRDefault="00000000">
      <w:pPr>
        <w:pStyle w:val="Textkrper"/>
        <w:numPr>
          <w:ilvl w:val="0"/>
          <w:numId w:val="6"/>
        </w:numPr>
        <w:spacing w:after="0"/>
      </w:pPr>
      <w:r>
        <w:t>Commercial trainers often do not offer an analog brake signal; they only simulate braking through software presets.</w:t>
      </w:r>
    </w:p>
    <w:p w14:paraId="2EAE6D53" w14:textId="77777777" w:rsidR="00A956DD" w:rsidRDefault="00000000">
      <w:pPr>
        <w:pStyle w:val="Textkrper"/>
        <w:numPr>
          <w:ilvl w:val="0"/>
          <w:numId w:val="6"/>
        </w:numPr>
        <w:spacing w:after="0"/>
      </w:pPr>
      <w:r>
        <w:t xml:space="preserve">The brake sensor module converts the rider’s mechanical input at a dummy brake lever into an </w:t>
      </w:r>
      <w:r>
        <w:rPr>
          <w:rStyle w:val="Fett"/>
        </w:rPr>
        <w:t>electrical brake signal</w:t>
      </w:r>
      <w:r>
        <w:t xml:space="preserve"> that the simulator can use (e.g. as a normalized value between 0 and 1).</w:t>
      </w:r>
    </w:p>
    <w:p w14:paraId="74A4C9D0" w14:textId="77777777" w:rsidR="00A956DD" w:rsidRDefault="00000000">
      <w:pPr>
        <w:pStyle w:val="Textkrper"/>
        <w:numPr>
          <w:ilvl w:val="0"/>
          <w:numId w:val="6"/>
        </w:numPr>
        <w:spacing w:after="0"/>
      </w:pPr>
      <w:r>
        <w:t xml:space="preserve">The module is based on an </w:t>
      </w:r>
      <w:r>
        <w:rPr>
          <w:rStyle w:val="Fett"/>
        </w:rPr>
        <w:t xml:space="preserve">industrial pressure sensor (SICK PBT-RB060SG1MENR2R0Z, 0–60 bar, 0.5–4.5 V </w:t>
      </w:r>
      <w:proofErr w:type="spellStart"/>
      <w:r>
        <w:rPr>
          <w:rStyle w:val="Fett"/>
        </w:rPr>
        <w:t>ratiometric</w:t>
      </w:r>
      <w:proofErr w:type="spellEnd"/>
      <w:r>
        <w:rPr>
          <w:rStyle w:val="Fett"/>
        </w:rPr>
        <w:t>, 5 V supply)</w:t>
      </w:r>
      <w:r>
        <w:t xml:space="preserve">, which measures the hydraulic pressure generated inside a small pressure cylinder. </w:t>
      </w:r>
    </w:p>
    <w:p w14:paraId="70DF2765" w14:textId="77777777" w:rsidR="00A956DD" w:rsidRDefault="00000000">
      <w:pPr>
        <w:pStyle w:val="Textkrper"/>
        <w:numPr>
          <w:ilvl w:val="0"/>
          <w:numId w:val="6"/>
        </w:numPr>
        <w:spacing w:after="0"/>
      </w:pPr>
      <w:r>
        <w:t xml:space="preserve">Pressure in the cylinder is created by a </w:t>
      </w:r>
      <w:r>
        <w:rPr>
          <w:rStyle w:val="Fett"/>
          <w:b w:val="0"/>
          <w:bCs w:val="0"/>
        </w:rPr>
        <w:t>brake cable</w:t>
      </w:r>
      <w:r>
        <w:t xml:space="preserve"> that pulls on a piston via a 3D-printed </w:t>
      </w:r>
      <w:r>
        <w:rPr>
          <w:rStyle w:val="Fett"/>
        </w:rPr>
        <w:t>load-cell flange</w:t>
      </w:r>
      <w:r>
        <w:t xml:space="preserve"> and is balanced by a return spring.</w:t>
      </w:r>
    </w:p>
    <w:p w14:paraId="3BF7510B" w14:textId="77777777" w:rsidR="00A956DD" w:rsidRDefault="00000000">
      <w:pPr>
        <w:pStyle w:val="Textkrper"/>
        <w:numPr>
          <w:ilvl w:val="0"/>
          <w:numId w:val="6"/>
        </w:numPr>
        <w:spacing w:after="200"/>
      </w:pPr>
      <w:r>
        <w:t xml:space="preserve">An Arduino board reads the sensor signal and sends the processed brake value to the simulation PC via Ethernet/UDP, using the same communication pipeline as the steering and speed sensors. </w:t>
      </w:r>
    </w:p>
    <w:p w14:paraId="19ECD682" w14:textId="77777777" w:rsidR="00A956DD" w:rsidRDefault="00A956DD"/>
    <w:p w14:paraId="2DEE05F4" w14:textId="77777777" w:rsidR="00A956DD"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anchor distT="0" distB="0" distL="0" distR="0" simplePos="0" relativeHeight="6" behindDoc="0" locked="0" layoutInCell="0" allowOverlap="1" wp14:anchorId="086317F8" wp14:editId="5C9B3F3D">
            <wp:simplePos x="0" y="0"/>
            <wp:positionH relativeFrom="column">
              <wp:align>center</wp:align>
            </wp:positionH>
            <wp:positionV relativeFrom="paragraph">
              <wp:posOffset>635</wp:posOffset>
            </wp:positionV>
            <wp:extent cx="5740400" cy="448310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7"/>
                    <a:stretch>
                      <a:fillRect/>
                    </a:stretch>
                  </pic:blipFill>
                  <pic:spPr bwMode="auto">
                    <a:xfrm>
                      <a:off x="0" y="0"/>
                      <a:ext cx="5740400" cy="4483100"/>
                    </a:xfrm>
                    <a:prstGeom prst="rect">
                      <a:avLst/>
                    </a:prstGeom>
                    <a:noFill/>
                  </pic:spPr>
                </pic:pic>
              </a:graphicData>
            </a:graphic>
          </wp:anchor>
        </w:drawing>
      </w:r>
    </w:p>
    <w:p w14:paraId="1F673B7B" w14:textId="77777777" w:rsidR="00A956DD" w:rsidRDefault="00A956DD"/>
    <w:p w14:paraId="5661AF5B" w14:textId="77777777" w:rsidR="00A956DD" w:rsidRDefault="00000000">
      <w:pPr>
        <w:pStyle w:val="Kopfzeile"/>
        <w:rPr>
          <w:rFonts w:ascii="Times New Roman" w:eastAsia="Times New Roman" w:hAnsi="Times New Roman" w:cs="Times New Roman"/>
          <w:bCs/>
          <w:i/>
          <w:color w:val="000000"/>
          <w:sz w:val="24"/>
          <w:szCs w:val="24"/>
        </w:rPr>
      </w:pPr>
      <w:r>
        <w:rPr>
          <w:rFonts w:ascii="Times New Roman" w:eastAsia="Times New Roman" w:hAnsi="Times New Roman" w:cs="Times New Roman"/>
          <w:b/>
          <w:color w:val="000000"/>
          <w:sz w:val="24"/>
        </w:rPr>
        <w:t>Figure 1:</w:t>
      </w:r>
      <w:r>
        <w:rPr>
          <w:rFonts w:ascii="Times New Roman" w:eastAsia="Times New Roman" w:hAnsi="Times New Roman" w:cs="Times New Roman"/>
          <w:color w:val="000000"/>
          <w:sz w:val="24"/>
        </w:rPr>
        <w:t xml:space="preserve"> </w:t>
      </w:r>
      <w:proofErr w:type="spellStart"/>
      <w:proofErr w:type="gramStart"/>
      <w:r>
        <w:rPr>
          <w:rFonts w:ascii="Times New Roman" w:eastAsia="Times New Roman" w:hAnsi="Times New Roman" w:cs="Times New Roman"/>
          <w:bCs/>
          <w:i/>
          <w:color w:val="000000"/>
          <w:sz w:val="24"/>
          <w:szCs w:val="24"/>
        </w:rPr>
        <w:t>System:Sensors</w:t>
      </w:r>
      <w:proofErr w:type="spellEnd"/>
      <w:proofErr w:type="gramEnd"/>
      <w:r>
        <w:rPr>
          <w:rFonts w:ascii="Times New Roman" w:eastAsia="Times New Roman" w:hAnsi="Times New Roman" w:cs="Times New Roman"/>
          <w:bCs/>
          <w:i/>
          <w:color w:val="000000"/>
          <w:sz w:val="24"/>
          <w:szCs w:val="24"/>
        </w:rPr>
        <w:t xml:space="preserve"> and Actuators</w:t>
      </w:r>
    </w:p>
    <w:p w14:paraId="7C910F72" w14:textId="77777777" w:rsidR="00A956DD" w:rsidRDefault="00000000">
      <w:pPr>
        <w:pStyle w:val="berschrift2"/>
        <w:rPr>
          <w:u w:val="single"/>
        </w:rPr>
      </w:pPr>
      <w:bookmarkStart w:id="4" w:name="__RefHeading___Toc718_2306785663"/>
      <w:bookmarkStart w:id="5" w:name="_Toc3"/>
      <w:bookmarkEnd w:id="4"/>
      <w:r>
        <w:rPr>
          <w:u w:val="single"/>
        </w:rPr>
        <w:t>2. Technical Overview</w:t>
      </w:r>
      <w:bookmarkEnd w:id="5"/>
    </w:p>
    <w:p w14:paraId="640A7D00" w14:textId="77777777" w:rsidR="00A956DD" w:rsidRDefault="00000000">
      <w:pPr>
        <w:pStyle w:val="berschrift3"/>
        <w:rPr>
          <w:rStyle w:val="berschrift1Zchn"/>
          <w:rFonts w:eastAsia="Arial"/>
        </w:rPr>
      </w:pPr>
      <w:bookmarkStart w:id="6" w:name="__RefHeading___Toc720_2306785663"/>
      <w:bookmarkStart w:id="7" w:name="_Toc4"/>
      <w:bookmarkEnd w:id="6"/>
      <w:r>
        <w:rPr>
          <w:rStyle w:val="berschrift1Zchn"/>
          <w:rFonts w:eastAsia="Arial"/>
          <w:u w:val="single"/>
        </w:rPr>
        <w:t xml:space="preserve">2.1 </w:t>
      </w:r>
      <w:r>
        <w:rPr>
          <w:rStyle w:val="berschrift1Zchn"/>
          <w:rFonts w:eastAsia="Arial"/>
          <w:b w:val="0"/>
          <w:bCs w:val="0"/>
          <w:u w:val="single"/>
        </w:rPr>
        <w:t>Brake</w:t>
      </w:r>
      <w:r>
        <w:rPr>
          <w:sz w:val="32"/>
          <w:szCs w:val="32"/>
          <w:u w:val="single"/>
          <w:lang w:val="en-GB"/>
        </w:rPr>
        <w:t xml:space="preserve"> Sensor </w:t>
      </w:r>
      <w:r>
        <w:rPr>
          <w:sz w:val="32"/>
          <w:szCs w:val="32"/>
          <w:u w:val="single"/>
        </w:rPr>
        <w:t>Module Connection to Kickr Bike</w:t>
      </w:r>
      <w:bookmarkEnd w:id="7"/>
    </w:p>
    <w:p w14:paraId="016A5B1F" w14:textId="77777777" w:rsidR="00A956D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br/>
        <w:t xml:space="preserve"> </w:t>
      </w:r>
    </w:p>
    <w:p w14:paraId="683659E0" w14:textId="77777777" w:rsidR="00A956DD" w:rsidRDefault="00000000">
      <w:pPr>
        <w:pStyle w:val="Kopfzeile"/>
        <w:rPr>
          <w:rFonts w:ascii="Times New Roman" w:hAnsi="Times New Roman" w:cs="Times New Roman"/>
          <w:bCs/>
          <w:i/>
          <w:color w:val="000000"/>
          <w:sz w:val="24"/>
          <w:szCs w:val="24"/>
        </w:rPr>
      </w:pPr>
      <w:r>
        <w:rPr>
          <w:rFonts w:ascii="Times New Roman" w:eastAsia="Times New Roman" w:hAnsi="Times New Roman" w:cs="Times New Roman"/>
          <w:b/>
          <w:color w:val="000000"/>
          <w:sz w:val="24"/>
        </w:rPr>
        <w:t>Figure 2:</w:t>
      </w:r>
      <w:r>
        <w:rPr>
          <w:rFonts w:ascii="Times New Roman" w:eastAsia="Times New Roman" w:hAnsi="Times New Roman" w:cs="Times New Roman"/>
          <w:color w:val="000000"/>
          <w:sz w:val="24"/>
        </w:rPr>
        <w:t xml:space="preserve"> </w:t>
      </w:r>
      <w:r>
        <w:rPr>
          <w:rFonts w:ascii="Times New Roman" w:eastAsia="Times New Roman" w:hAnsi="Times New Roman" w:cs="Times New Roman"/>
          <w:i/>
          <w:iCs/>
          <w:color w:val="000000"/>
          <w:sz w:val="24"/>
        </w:rPr>
        <w:t>Mechanical integration - Steering Sensor Module Connection to Kickr Bik</w:t>
      </w:r>
      <w:r>
        <w:rPr>
          <w:rFonts w:ascii="Times New Roman" w:eastAsia="Times New Roman" w:hAnsi="Times New Roman" w:cs="Times New Roman"/>
          <w:i/>
          <w:iCs/>
          <w:color w:val="444444"/>
          <w:sz w:val="24"/>
          <w:szCs w:val="24"/>
        </w:rPr>
        <w:t>e</w:t>
      </w:r>
    </w:p>
    <w:p w14:paraId="0822C743" w14:textId="77777777" w:rsidR="00A956DD" w:rsidRDefault="00A956DD">
      <w:pPr>
        <w:pStyle w:val="Kopfzeile"/>
        <w:rPr>
          <w:rFonts w:ascii="Times New Roman" w:hAnsi="Times New Roman" w:cs="Times New Roman"/>
          <w:bCs/>
          <w:i/>
          <w:color w:val="000000"/>
          <w:sz w:val="24"/>
          <w:szCs w:val="24"/>
        </w:rPr>
      </w:pPr>
    </w:p>
    <w:p w14:paraId="39430EF6" w14:textId="77777777" w:rsidR="00A956DD" w:rsidRDefault="00000000">
      <w:pPr>
        <w:pStyle w:val="Textkrper"/>
        <w:numPr>
          <w:ilvl w:val="0"/>
          <w:numId w:val="7"/>
        </w:numPr>
        <w:tabs>
          <w:tab w:val="clear" w:pos="709"/>
          <w:tab w:val="left" w:pos="0"/>
        </w:tabs>
        <w:spacing w:after="0"/>
      </w:pPr>
      <w:r>
        <w:t xml:space="preserve">The </w:t>
      </w:r>
      <w:proofErr w:type="spellStart"/>
      <w:r>
        <w:rPr>
          <w:rStyle w:val="Fett"/>
        </w:rPr>
        <w:t>Brake_lever_dummy</w:t>
      </w:r>
      <w:proofErr w:type="spellEnd"/>
      <w:r>
        <w:rPr>
          <w:rStyle w:val="Fett"/>
        </w:rPr>
        <w:t xml:space="preserve"> (Item 8)</w:t>
      </w:r>
      <w:r>
        <w:t xml:space="preserve"> is clamped to the handlebar in a position that feels </w:t>
      </w:r>
      <w:proofErr w:type="gramStart"/>
      <w:r>
        <w:t>similar to</w:t>
      </w:r>
      <w:proofErr w:type="gramEnd"/>
      <w:r>
        <w:t xml:space="preserve"> a normal front brake lever.</w:t>
      </w:r>
    </w:p>
    <w:p w14:paraId="5CA1C0FE" w14:textId="77777777" w:rsidR="00A956DD" w:rsidRDefault="00000000">
      <w:pPr>
        <w:pStyle w:val="Textkrper"/>
        <w:numPr>
          <w:ilvl w:val="0"/>
          <w:numId w:val="7"/>
        </w:numPr>
        <w:tabs>
          <w:tab w:val="clear" w:pos="709"/>
          <w:tab w:val="left" w:pos="0"/>
        </w:tabs>
        <w:spacing w:after="0"/>
      </w:pPr>
      <w:r>
        <w:t xml:space="preserve">A standard </w:t>
      </w:r>
      <w:r>
        <w:rPr>
          <w:rStyle w:val="Fett"/>
        </w:rPr>
        <w:t>brake cable (Item 9)</w:t>
      </w:r>
      <w:r>
        <w:t xml:space="preserve"> connects the dummy lever to the brake module housing mounted on the Kickr frame or a nearby support.</w:t>
      </w:r>
    </w:p>
    <w:p w14:paraId="4475B102" w14:textId="77777777" w:rsidR="00A956DD" w:rsidRDefault="00000000">
      <w:pPr>
        <w:pStyle w:val="Textkrper"/>
        <w:numPr>
          <w:ilvl w:val="0"/>
          <w:numId w:val="7"/>
        </w:numPr>
        <w:tabs>
          <w:tab w:val="clear" w:pos="709"/>
          <w:tab w:val="left" w:pos="0"/>
        </w:tabs>
        <w:spacing w:after="0"/>
      </w:pPr>
      <w:r>
        <w:t xml:space="preserve">Inside the housing, the cable pulls on the </w:t>
      </w:r>
      <w:r>
        <w:rPr>
          <w:rStyle w:val="Fett"/>
        </w:rPr>
        <w:t>Load_cell_flange_V1 (Item 1)</w:t>
      </w:r>
      <w:r>
        <w:t xml:space="preserve">, which in turn actuates the </w:t>
      </w:r>
      <w:r>
        <w:rPr>
          <w:rStyle w:val="Fett"/>
        </w:rPr>
        <w:t>Pressure_cylinder_V1 (Item 2)</w:t>
      </w:r>
      <w:r>
        <w:t>.</w:t>
      </w:r>
    </w:p>
    <w:p w14:paraId="7214604E" w14:textId="77777777" w:rsidR="00A956DD" w:rsidRDefault="00000000">
      <w:pPr>
        <w:pStyle w:val="Textkrper"/>
        <w:numPr>
          <w:ilvl w:val="0"/>
          <w:numId w:val="7"/>
        </w:numPr>
        <w:tabs>
          <w:tab w:val="clear" w:pos="709"/>
          <w:tab w:val="left" w:pos="0"/>
        </w:tabs>
        <w:spacing w:after="0"/>
      </w:pPr>
      <w:r>
        <w:t xml:space="preserve">The pressure cylinder is fitted with the </w:t>
      </w:r>
      <w:r>
        <w:rPr>
          <w:rStyle w:val="Fett"/>
        </w:rPr>
        <w:t>industrial pressure sensor (Item 7 – based on SICK PBT-RB060SG1MENR2R0Z)</w:t>
      </w:r>
      <w:r>
        <w:t xml:space="preserve"> at its process port (G ¼ A). </w:t>
      </w:r>
    </w:p>
    <w:p w14:paraId="12BF9496" w14:textId="77777777" w:rsidR="00A956DD" w:rsidRDefault="00000000">
      <w:pPr>
        <w:pStyle w:val="Textkrper"/>
        <w:numPr>
          <w:ilvl w:val="0"/>
          <w:numId w:val="7"/>
        </w:numPr>
        <w:tabs>
          <w:tab w:val="clear" w:pos="709"/>
          <w:tab w:val="left" w:pos="0"/>
        </w:tabs>
        <w:spacing w:after="0"/>
      </w:pPr>
      <w:r>
        <w:t xml:space="preserve">The </w:t>
      </w:r>
      <w:r>
        <w:rPr>
          <w:rStyle w:val="Fett"/>
        </w:rPr>
        <w:t>Circuit_board_holder_V1 (Item 5)</w:t>
      </w:r>
      <w:r>
        <w:t xml:space="preserve"> and </w:t>
      </w:r>
      <w:r>
        <w:rPr>
          <w:rStyle w:val="Fett"/>
        </w:rPr>
        <w:t>Lid_V1 (Item 6)</w:t>
      </w:r>
      <w:r>
        <w:t xml:space="preserve"> form a small electronics enclosure that carries the Arduino (or custom PCB) and cable management.</w:t>
      </w:r>
    </w:p>
    <w:p w14:paraId="5AB408E5" w14:textId="77777777" w:rsidR="00A956DD" w:rsidRDefault="00000000">
      <w:pPr>
        <w:pStyle w:val="Textkrper"/>
        <w:numPr>
          <w:ilvl w:val="0"/>
          <w:numId w:val="7"/>
        </w:numPr>
        <w:tabs>
          <w:tab w:val="clear" w:pos="709"/>
          <w:tab w:val="left" w:pos="0"/>
        </w:tabs>
        <w:spacing w:after="200"/>
      </w:pPr>
      <w:r>
        <w:lastRenderedPageBreak/>
        <w:t>Figure X (System overview) shows the mechanical location of the brake module relative to the Kickr Bike and other sensor modules.</w:t>
      </w:r>
    </w:p>
    <w:p w14:paraId="47C62131" w14:textId="77777777" w:rsidR="00A956DD" w:rsidRDefault="00A956DD"/>
    <w:p w14:paraId="16F43323" w14:textId="77777777" w:rsidR="00A956DD" w:rsidRDefault="00000000">
      <w:r>
        <w:rPr>
          <w:noProof/>
        </w:rPr>
        <w:drawing>
          <wp:inline distT="0" distB="0" distL="0" distR="0" wp14:anchorId="4AD5DF33" wp14:editId="09E091C7">
            <wp:extent cx="5940425" cy="1788795"/>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8"/>
                    <a:stretch>
                      <a:fillRect/>
                    </a:stretch>
                  </pic:blipFill>
                  <pic:spPr bwMode="auto">
                    <a:xfrm>
                      <a:off x="0" y="0"/>
                      <a:ext cx="5940425" cy="1788795"/>
                    </a:xfrm>
                    <a:prstGeom prst="rect">
                      <a:avLst/>
                    </a:prstGeom>
                    <a:noFill/>
                  </pic:spPr>
                </pic:pic>
              </a:graphicData>
            </a:graphic>
          </wp:inline>
        </w:drawing>
      </w:r>
    </w:p>
    <w:p w14:paraId="315A937E" w14:textId="77777777" w:rsidR="00A956DD" w:rsidRDefault="00000000">
      <w:pPr>
        <w:pStyle w:val="Kopfzeile"/>
        <w:rPr>
          <w:rFonts w:ascii="Times New Roman" w:hAnsi="Times New Roman" w:cs="Times New Roman"/>
          <w:bCs/>
          <w:i/>
          <w:color w:val="000000"/>
          <w:sz w:val="24"/>
          <w:szCs w:val="24"/>
        </w:rPr>
      </w:pPr>
      <w:r>
        <w:rPr>
          <w:rFonts w:ascii="Times New Roman" w:eastAsia="Times New Roman" w:hAnsi="Times New Roman" w:cs="Times New Roman"/>
          <w:b/>
          <w:color w:val="000000"/>
          <w:sz w:val="24"/>
        </w:rPr>
        <w:t>Figure 3:</w:t>
      </w:r>
      <w:r>
        <w:rPr>
          <w:rFonts w:ascii="Times New Roman" w:eastAsia="Times New Roman" w:hAnsi="Times New Roman" w:cs="Times New Roman"/>
          <w:color w:val="000000"/>
          <w:sz w:val="24"/>
        </w:rPr>
        <w:t xml:space="preserve"> </w:t>
      </w:r>
      <w:r>
        <w:rPr>
          <w:rFonts w:ascii="Times New Roman" w:eastAsia="Times New Roman" w:hAnsi="Times New Roman" w:cs="Times New Roman"/>
          <w:i/>
          <w:iCs/>
          <w:color w:val="000000"/>
          <w:sz w:val="24"/>
        </w:rPr>
        <w:t>Brake</w:t>
      </w:r>
      <w:r>
        <w:rPr>
          <w:rFonts w:ascii="Times New Roman" w:eastAsia="Times New Roman" w:hAnsi="Times New Roman" w:cs="Times New Roman"/>
          <w:i/>
          <w:iCs/>
          <w:color w:val="444444"/>
          <w:sz w:val="24"/>
          <w:szCs w:val="24"/>
        </w:rPr>
        <w:t xml:space="preserve"> </w:t>
      </w:r>
      <w:r>
        <w:rPr>
          <w:rFonts w:ascii="Times New Roman" w:eastAsia="Times New Roman" w:hAnsi="Times New Roman" w:cs="Times New Roman"/>
          <w:i/>
          <w:iCs/>
          <w:color w:val="444444"/>
          <w:sz w:val="24"/>
          <w:szCs w:val="24"/>
          <w:highlight w:val="white"/>
        </w:rPr>
        <w:t>sensor signal transmission and processing</w:t>
      </w:r>
    </w:p>
    <w:p w14:paraId="7AD91113" w14:textId="77777777" w:rsidR="00A956DD" w:rsidRDefault="00000000">
      <w:pPr>
        <w:ind w:firstLine="709"/>
        <w:rPr>
          <w:u w:val="single"/>
        </w:rPr>
      </w:pPr>
      <w:r>
        <w:br/>
      </w:r>
    </w:p>
    <w:p w14:paraId="747110F7" w14:textId="77777777" w:rsidR="00A956DD" w:rsidRDefault="00000000">
      <w:pPr>
        <w:pStyle w:val="berschrift4"/>
      </w:pPr>
      <w:bookmarkStart w:id="8" w:name="__RefHeading___Toc722_2306785663"/>
      <w:bookmarkStart w:id="9" w:name="_Toc5"/>
      <w:bookmarkEnd w:id="8"/>
      <w:r>
        <w:rPr>
          <w:i w:val="0"/>
          <w:iCs w:val="0"/>
          <w:u w:val="single"/>
        </w:rPr>
        <w:t>2.1.1 System Integration and Function</w:t>
      </w:r>
      <w:bookmarkEnd w:id="9"/>
    </w:p>
    <w:p w14:paraId="30A4D8BB" w14:textId="77777777" w:rsidR="00A956DD" w:rsidRDefault="00000000">
      <w:pPr>
        <w:pStyle w:val="berschrift3"/>
      </w:pPr>
      <w:bookmarkStart w:id="10" w:name="__RefHeading___Toc724_2306785663"/>
      <w:bookmarkEnd w:id="10"/>
      <w:r>
        <w:rPr>
          <w:rFonts w:ascii="Times New Roman" w:eastAsia="Times New Roman" w:hAnsi="Times New Roman" w:cs="Times New Roman"/>
          <w:b/>
          <w:color w:val="000000"/>
        </w:rPr>
        <w:t>2.1.1 System Integration and Function</w:t>
      </w:r>
    </w:p>
    <w:p w14:paraId="3F1B414B" w14:textId="77777777" w:rsidR="00A956DD" w:rsidRDefault="00A956DD">
      <w:pPr>
        <w:pStyle w:val="Textkrper"/>
        <w:rPr>
          <w:rFonts w:ascii="Arial" w:hAnsi="Arial" w:cs="Arial"/>
        </w:rPr>
      </w:pPr>
    </w:p>
    <w:p w14:paraId="13A4BF67" w14:textId="77777777" w:rsidR="00A956DD" w:rsidRDefault="00000000">
      <w:pPr>
        <w:pStyle w:val="Textkrper"/>
        <w:numPr>
          <w:ilvl w:val="0"/>
          <w:numId w:val="14"/>
        </w:numPr>
        <w:rPr>
          <w:rFonts w:ascii="Arial" w:hAnsi="Arial" w:cs="Arial"/>
        </w:rPr>
      </w:pPr>
      <w:r>
        <w:rPr>
          <w:rFonts w:cs="Arial"/>
        </w:rPr>
        <w:t xml:space="preserve">Rider squeezes the </w:t>
      </w:r>
      <w:proofErr w:type="spellStart"/>
      <w:r>
        <w:rPr>
          <w:rStyle w:val="Fett"/>
          <w:rFonts w:cs="Arial"/>
        </w:rPr>
        <w:t>Brake_lever_dummy</w:t>
      </w:r>
      <w:proofErr w:type="spellEnd"/>
      <w:r>
        <w:rPr>
          <w:rFonts w:cs="Arial"/>
        </w:rPr>
        <w:t xml:space="preserve"> and then </w:t>
      </w:r>
      <w:r>
        <w:t xml:space="preserve">Cable tension increases in the </w:t>
      </w:r>
      <w:proofErr w:type="spellStart"/>
      <w:r>
        <w:rPr>
          <w:rStyle w:val="Fett"/>
        </w:rPr>
        <w:t>Brake_cable</w:t>
      </w:r>
      <w:commentRangeStart w:id="11"/>
      <w:commentRangeEnd w:id="11"/>
      <w:proofErr w:type="spellEnd"/>
      <w:r>
        <w:commentReference w:id="11"/>
      </w:r>
      <w:r>
        <w:t xml:space="preserve"> </w:t>
      </w:r>
    </w:p>
    <w:p w14:paraId="324F8E23" w14:textId="77777777" w:rsidR="00A956DD" w:rsidRDefault="00000000">
      <w:pPr>
        <w:pStyle w:val="Textkrper"/>
        <w:numPr>
          <w:ilvl w:val="0"/>
          <w:numId w:val="8"/>
        </w:numPr>
        <w:tabs>
          <w:tab w:val="clear" w:pos="720"/>
          <w:tab w:val="left" w:pos="0"/>
        </w:tabs>
        <w:spacing w:after="200"/>
      </w:pPr>
      <w:r>
        <w:t xml:space="preserve">The cable pulls the </w:t>
      </w:r>
      <w:r>
        <w:rPr>
          <w:rStyle w:val="Fett"/>
        </w:rPr>
        <w:t>Load_cell_flange_V1</w:t>
      </w:r>
      <w:r>
        <w:t xml:space="preserve">, compressing the fluid inside </w:t>
      </w:r>
      <w:r>
        <w:rPr>
          <w:rStyle w:val="Fett"/>
        </w:rPr>
        <w:t>Pressure_cylinder_V1</w:t>
      </w:r>
      <w:r>
        <w:t xml:space="preserve"> against the pressure sensor port.</w:t>
      </w:r>
    </w:p>
    <w:p w14:paraId="310CA5A3" w14:textId="77777777" w:rsidR="00A956DD" w:rsidRDefault="00000000">
      <w:pPr>
        <w:pStyle w:val="Textkrper"/>
        <w:numPr>
          <w:ilvl w:val="0"/>
          <w:numId w:val="9"/>
        </w:numPr>
        <w:tabs>
          <w:tab w:val="clear" w:pos="720"/>
          <w:tab w:val="left" w:pos="0"/>
        </w:tabs>
        <w:spacing w:after="200"/>
      </w:pPr>
      <w:r>
        <w:t xml:space="preserve">The pressure sensor outputs a </w:t>
      </w:r>
      <w:proofErr w:type="spellStart"/>
      <w:r>
        <w:rPr>
          <w:rStyle w:val="Fett"/>
        </w:rPr>
        <w:t>ratiometric</w:t>
      </w:r>
      <w:proofErr w:type="spellEnd"/>
      <w:r>
        <w:rPr>
          <w:rStyle w:val="Fett"/>
        </w:rPr>
        <w:t xml:space="preserve"> analog voltage (approx. 0.5–4.5 V for 0–60 bar)</w:t>
      </w:r>
      <w:r>
        <w:t xml:space="preserve"> proportional to pressure. </w:t>
      </w:r>
    </w:p>
    <w:p w14:paraId="4D3B3EA6" w14:textId="77777777" w:rsidR="00A956DD" w:rsidRDefault="00000000">
      <w:pPr>
        <w:pStyle w:val="Textkrper"/>
        <w:numPr>
          <w:ilvl w:val="0"/>
          <w:numId w:val="10"/>
        </w:numPr>
        <w:tabs>
          <w:tab w:val="clear" w:pos="720"/>
          <w:tab w:val="left" w:pos="0"/>
        </w:tabs>
        <w:spacing w:after="200"/>
      </w:pPr>
      <w:r>
        <w:t xml:space="preserve">The Arduino reads this voltage via an analog input and converts it into a brake value in engineering units (e.g. bar, percentage, or normalized 0–1). </w:t>
      </w:r>
    </w:p>
    <w:p w14:paraId="74DF3760" w14:textId="77777777" w:rsidR="00A956DD" w:rsidRDefault="00000000">
      <w:pPr>
        <w:pStyle w:val="Textkrper"/>
        <w:numPr>
          <w:ilvl w:val="0"/>
          <w:numId w:val="11"/>
        </w:numPr>
        <w:tabs>
          <w:tab w:val="clear" w:pos="720"/>
          <w:tab w:val="left" w:pos="0"/>
        </w:tabs>
        <w:spacing w:after="200"/>
      </w:pPr>
      <w:r>
        <w:t>The processed brake value is:</w:t>
      </w:r>
    </w:p>
    <w:p w14:paraId="325C4C3F" w14:textId="77777777" w:rsidR="00A956DD" w:rsidRDefault="00000000">
      <w:pPr>
        <w:pStyle w:val="Textkrper"/>
        <w:numPr>
          <w:ilvl w:val="0"/>
          <w:numId w:val="12"/>
        </w:numPr>
        <w:tabs>
          <w:tab w:val="clear" w:pos="709"/>
          <w:tab w:val="left" w:pos="0"/>
        </w:tabs>
        <w:spacing w:after="0"/>
      </w:pPr>
      <w:r>
        <w:t>Packed into a UDP message,</w:t>
      </w:r>
    </w:p>
    <w:p w14:paraId="19E5D5CB" w14:textId="77777777" w:rsidR="00A956DD" w:rsidRDefault="00000000">
      <w:pPr>
        <w:pStyle w:val="Textkrper"/>
        <w:numPr>
          <w:ilvl w:val="0"/>
          <w:numId w:val="12"/>
        </w:numPr>
        <w:tabs>
          <w:tab w:val="clear" w:pos="709"/>
          <w:tab w:val="left" w:pos="0"/>
        </w:tabs>
        <w:spacing w:after="0"/>
      </w:pPr>
      <w:r>
        <w:t>Sent over Ethernet to the simulation PC,</w:t>
      </w:r>
    </w:p>
    <w:p w14:paraId="21479C79" w14:textId="77777777" w:rsidR="00A956DD" w:rsidRDefault="00000000">
      <w:pPr>
        <w:pStyle w:val="Textkrper"/>
        <w:numPr>
          <w:ilvl w:val="0"/>
          <w:numId w:val="12"/>
        </w:numPr>
        <w:tabs>
          <w:tab w:val="clear" w:pos="709"/>
          <w:tab w:val="left" w:pos="0"/>
        </w:tabs>
        <w:spacing w:after="200"/>
      </w:pPr>
      <w:r>
        <w:t>Interpreted in the simulator as a continuous brake command (e.g. front brake force).</w:t>
      </w:r>
    </w:p>
    <w:p w14:paraId="534A8B9F" w14:textId="77777777" w:rsidR="00A956DD" w:rsidRDefault="00000000">
      <w:pPr>
        <w:pStyle w:val="Textkrper"/>
        <w:numPr>
          <w:ilvl w:val="0"/>
          <w:numId w:val="13"/>
        </w:numPr>
        <w:tabs>
          <w:tab w:val="clear" w:pos="720"/>
          <w:tab w:val="left" w:pos="0"/>
        </w:tabs>
        <w:spacing w:after="200"/>
      </w:pPr>
      <w:r>
        <w:t xml:space="preserve">A </w:t>
      </w:r>
      <w:r>
        <w:rPr>
          <w:rStyle w:val="Fett"/>
        </w:rPr>
        <w:t>return spring (Spring_V1, Item 4)</w:t>
      </w:r>
      <w:r>
        <w:t xml:space="preserve"> resets the lever and relieves pressure when the rider releases the brake, guaranteeing a stable zero point.</w:t>
      </w:r>
      <w:r>
        <w:br/>
      </w:r>
    </w:p>
    <w:p w14:paraId="6DDB3F68" w14:textId="77777777" w:rsidR="00A956DD" w:rsidRDefault="00A956DD">
      <w:pPr>
        <w:rPr>
          <w:rFonts w:ascii="Arial" w:hAnsi="Arial" w:cs="Arial"/>
        </w:rPr>
      </w:pPr>
    </w:p>
    <w:p w14:paraId="0F1C6129" w14:textId="77777777" w:rsidR="00A956DD" w:rsidRDefault="00A956DD">
      <w:pPr>
        <w:pStyle w:val="berschrift2"/>
        <w:rPr>
          <w:u w:val="single"/>
        </w:rPr>
      </w:pPr>
    </w:p>
    <w:p w14:paraId="4EC8166B" w14:textId="77777777" w:rsidR="00A956DD" w:rsidRDefault="00A956DD">
      <w:pPr>
        <w:pStyle w:val="berschrift2"/>
        <w:rPr>
          <w:u w:val="single"/>
        </w:rPr>
      </w:pPr>
    </w:p>
    <w:p w14:paraId="6D10ED5F" w14:textId="77777777" w:rsidR="00A956DD" w:rsidRDefault="00000000">
      <w:pPr>
        <w:pStyle w:val="berschrift2"/>
        <w:rPr>
          <w:u w:val="single"/>
        </w:rPr>
      </w:pPr>
      <w:bookmarkStart w:id="12" w:name="__RefHeading___Toc726_2306785663"/>
      <w:bookmarkStart w:id="13" w:name="_Toc6"/>
      <w:bookmarkEnd w:id="12"/>
      <w:r>
        <w:rPr>
          <w:u w:val="single"/>
          <w:lang w:val="en-GB"/>
        </w:rPr>
        <w:t xml:space="preserve">2.2 Brake Sensor </w:t>
      </w:r>
      <w:r>
        <w:rPr>
          <w:u w:val="single"/>
        </w:rPr>
        <w:t>Wiring to Kickr Bike</w:t>
      </w:r>
      <w:bookmarkEnd w:id="13"/>
    </w:p>
    <w:p w14:paraId="3D6F41EF" w14:textId="77777777" w:rsidR="00A956DD" w:rsidRDefault="00A956DD"/>
    <w:p w14:paraId="7041415E" w14:textId="77777777" w:rsidR="00A956DD" w:rsidRDefault="00000000">
      <w:r>
        <w:t>Please refer to this Documentation:</w:t>
      </w:r>
    </w:p>
    <w:p w14:paraId="1275A14C" w14:textId="77777777" w:rsidR="00A956DD" w:rsidRDefault="00A956DD">
      <w:hyperlink r:id="rId12">
        <w:r>
          <w:rPr>
            <w:rStyle w:val="Hyperlink"/>
            <w:b/>
            <w:bCs/>
          </w:rPr>
          <w:t>Brake sensor Reference Documentationhttps://edg.uchicago.edu/tutorials/load_cell/</w:t>
        </w:r>
      </w:hyperlink>
      <w:r w:rsidR="00000000">
        <w:br/>
      </w:r>
    </w:p>
    <w:p w14:paraId="45B99489" w14:textId="77777777" w:rsidR="00A956DD" w:rsidRDefault="00A956DD">
      <w:pPr>
        <w:pStyle w:val="Kopfzeile"/>
        <w:rPr>
          <w:rFonts w:ascii="Times New Roman" w:eastAsia="Times New Roman" w:hAnsi="Times New Roman" w:cs="Times New Roman"/>
          <w:bCs/>
          <w:i/>
          <w:color w:val="000000"/>
          <w:sz w:val="24"/>
          <w:szCs w:val="24"/>
        </w:rPr>
      </w:pPr>
    </w:p>
    <w:p w14:paraId="7B8420E2" w14:textId="77777777" w:rsidR="00A956DD" w:rsidRDefault="00000000">
      <w:pPr>
        <w:pStyle w:val="berschrift4"/>
        <w:rPr>
          <w:u w:val="single"/>
        </w:rPr>
      </w:pPr>
      <w:bookmarkStart w:id="14" w:name="__RefHeading___Toc728_2306785663"/>
      <w:bookmarkStart w:id="15" w:name="_Toc7"/>
      <w:bookmarkEnd w:id="14"/>
      <w:r>
        <w:rPr>
          <w:u w:val="single"/>
        </w:rPr>
        <w:t>2.2.1 Connection Overview and Hardware</w:t>
      </w:r>
      <w:bookmarkEnd w:id="15"/>
    </w:p>
    <w:p w14:paraId="16EE8B7E" w14:textId="77777777" w:rsidR="00A956DD" w:rsidRDefault="00A956DD"/>
    <w:p w14:paraId="586A3152" w14:textId="77777777" w:rsidR="00A956DD" w:rsidRDefault="00000000">
      <w:pPr>
        <w:pStyle w:val="Textkrper"/>
        <w:numPr>
          <w:ilvl w:val="0"/>
          <w:numId w:val="33"/>
        </w:numPr>
        <w:tabs>
          <w:tab w:val="clear" w:pos="709"/>
          <w:tab w:val="left" w:pos="0"/>
        </w:tabs>
        <w:spacing w:after="0"/>
      </w:pPr>
      <w:r>
        <w:rPr>
          <w:rStyle w:val="Fett"/>
        </w:rPr>
        <w:t>Pressure Sensor (Item 7 – C-20009605-14)</w:t>
      </w:r>
    </w:p>
    <w:p w14:paraId="7CF2FABD" w14:textId="77777777" w:rsidR="00A956DD" w:rsidRDefault="00000000">
      <w:pPr>
        <w:pStyle w:val="Textkrper"/>
        <w:numPr>
          <w:ilvl w:val="1"/>
          <w:numId w:val="33"/>
        </w:numPr>
        <w:tabs>
          <w:tab w:val="left" w:pos="0"/>
        </w:tabs>
        <w:spacing w:after="0"/>
      </w:pPr>
      <w:r>
        <w:t>Type: SICK PBT-RB060SG1MENR2R0Z or equivalent.</w:t>
      </w:r>
    </w:p>
    <w:p w14:paraId="108A30B4" w14:textId="77777777" w:rsidR="00A956DD" w:rsidRDefault="00000000">
      <w:pPr>
        <w:pStyle w:val="Textkrper"/>
        <w:numPr>
          <w:ilvl w:val="1"/>
          <w:numId w:val="33"/>
        </w:numPr>
        <w:tabs>
          <w:tab w:val="left" w:pos="0"/>
        </w:tabs>
        <w:spacing w:after="0"/>
      </w:pPr>
      <w:r>
        <w:t xml:space="preserve">Range: 0–60 bar gauge, suitable for low-pressure hydraulic simulation. </w:t>
      </w:r>
    </w:p>
    <w:p w14:paraId="207B2F9A" w14:textId="77777777" w:rsidR="00A956DD" w:rsidRDefault="00000000">
      <w:pPr>
        <w:pStyle w:val="Textkrper"/>
        <w:numPr>
          <w:ilvl w:val="1"/>
          <w:numId w:val="33"/>
        </w:numPr>
        <w:tabs>
          <w:tab w:val="left" w:pos="0"/>
        </w:tabs>
        <w:spacing w:after="0"/>
      </w:pPr>
      <w:r>
        <w:t xml:space="preserve">Output: 0.5–4.5 V </w:t>
      </w:r>
      <w:proofErr w:type="spellStart"/>
      <w:r>
        <w:t>ratiometric</w:t>
      </w:r>
      <w:proofErr w:type="spellEnd"/>
      <w:r>
        <w:t xml:space="preserve"> with 5 V supply.</w:t>
      </w:r>
    </w:p>
    <w:p w14:paraId="30DDE1FD" w14:textId="77777777" w:rsidR="00A956DD" w:rsidRDefault="00000000">
      <w:pPr>
        <w:pStyle w:val="Textkrper"/>
        <w:numPr>
          <w:ilvl w:val="0"/>
          <w:numId w:val="33"/>
        </w:numPr>
        <w:tabs>
          <w:tab w:val="clear" w:pos="709"/>
          <w:tab w:val="left" w:pos="0"/>
        </w:tabs>
        <w:spacing w:after="0"/>
      </w:pPr>
      <w:r>
        <w:rPr>
          <w:rStyle w:val="Fett"/>
        </w:rPr>
        <w:t>Microcontroller</w:t>
      </w:r>
    </w:p>
    <w:p w14:paraId="4B3385D8" w14:textId="77777777" w:rsidR="00A956DD" w:rsidRDefault="00000000">
      <w:pPr>
        <w:pStyle w:val="Textkrper"/>
        <w:numPr>
          <w:ilvl w:val="1"/>
          <w:numId w:val="33"/>
        </w:numPr>
        <w:tabs>
          <w:tab w:val="left" w:pos="0"/>
        </w:tabs>
        <w:spacing w:after="0"/>
      </w:pPr>
      <w:r>
        <w:t xml:space="preserve">Arduino Uno compatible board, reusing the existing Ethernet/UDP infrastructure from speed/steering modules. </w:t>
      </w:r>
    </w:p>
    <w:p w14:paraId="12A28EA1" w14:textId="77777777" w:rsidR="00A956DD" w:rsidRDefault="00000000">
      <w:pPr>
        <w:pStyle w:val="Textkrper"/>
        <w:numPr>
          <w:ilvl w:val="0"/>
          <w:numId w:val="33"/>
        </w:numPr>
        <w:tabs>
          <w:tab w:val="clear" w:pos="709"/>
          <w:tab w:val="left" w:pos="0"/>
        </w:tabs>
        <w:spacing w:after="0"/>
      </w:pPr>
      <w:r>
        <w:rPr>
          <w:rStyle w:val="Fett"/>
        </w:rPr>
        <w:t>Connectors</w:t>
      </w:r>
    </w:p>
    <w:p w14:paraId="01468431" w14:textId="77777777" w:rsidR="00A956DD" w:rsidRDefault="00000000">
      <w:pPr>
        <w:pStyle w:val="Textkrper"/>
        <w:numPr>
          <w:ilvl w:val="1"/>
          <w:numId w:val="33"/>
        </w:numPr>
        <w:tabs>
          <w:tab w:val="left" w:pos="0"/>
        </w:tabs>
        <w:spacing w:after="0"/>
      </w:pPr>
      <w:r>
        <w:t>Screw terminal blocks or a small 3-pin plug inside the electronics housing.</w:t>
      </w:r>
    </w:p>
    <w:p w14:paraId="094A0D24" w14:textId="77777777" w:rsidR="00A956DD" w:rsidRDefault="00000000">
      <w:pPr>
        <w:pStyle w:val="Textkrper"/>
        <w:numPr>
          <w:ilvl w:val="1"/>
          <w:numId w:val="33"/>
        </w:numPr>
        <w:tabs>
          <w:tab w:val="left" w:pos="0"/>
        </w:tabs>
        <w:spacing w:after="0"/>
      </w:pPr>
      <w:r>
        <w:t xml:space="preserve">Optional cable gland in the </w:t>
      </w:r>
      <w:r>
        <w:rPr>
          <w:rStyle w:val="Fett"/>
        </w:rPr>
        <w:t>Lid_V1</w:t>
      </w:r>
      <w:r>
        <w:t xml:space="preserve"> for IP-rated feed-through.</w:t>
      </w:r>
    </w:p>
    <w:p w14:paraId="78E6E08A" w14:textId="77777777" w:rsidR="00A956DD" w:rsidRDefault="00000000">
      <w:pPr>
        <w:pStyle w:val="Textkrper"/>
        <w:numPr>
          <w:ilvl w:val="0"/>
          <w:numId w:val="33"/>
        </w:numPr>
        <w:tabs>
          <w:tab w:val="clear" w:pos="709"/>
          <w:tab w:val="left" w:pos="0"/>
        </w:tabs>
        <w:spacing w:after="0"/>
      </w:pPr>
      <w:r>
        <w:rPr>
          <w:rStyle w:val="Fett"/>
        </w:rPr>
        <w:t>Power Supply</w:t>
      </w:r>
    </w:p>
    <w:p w14:paraId="4C40F7E5" w14:textId="77777777" w:rsidR="00A956DD" w:rsidRDefault="00000000">
      <w:pPr>
        <w:pStyle w:val="Textkrper"/>
        <w:numPr>
          <w:ilvl w:val="1"/>
          <w:numId w:val="33"/>
        </w:numPr>
        <w:tabs>
          <w:tab w:val="left" w:pos="0"/>
        </w:tabs>
        <w:spacing w:after="200"/>
      </w:pPr>
      <w:r>
        <w:t xml:space="preserve">5 V supply must be within ±10 % and </w:t>
      </w:r>
      <w:proofErr w:type="gramStart"/>
      <w:r>
        <w:t>limited-energy</w:t>
      </w:r>
      <w:proofErr w:type="gramEnd"/>
      <w:r>
        <w:t xml:space="preserve"> as required by the sensor’s UL/EN specification. </w:t>
      </w:r>
    </w:p>
    <w:p w14:paraId="7372E1AF" w14:textId="77777777" w:rsidR="00A956DD" w:rsidRDefault="00A956DD">
      <w:pPr>
        <w:pStyle w:val="Textkrper"/>
        <w:spacing w:after="200"/>
      </w:pPr>
    </w:p>
    <w:p w14:paraId="1948DA15" w14:textId="77777777" w:rsidR="00A956DD" w:rsidRDefault="00000000">
      <w:pPr>
        <w:pStyle w:val="berschrift2"/>
        <w:rPr>
          <w:u w:val="single"/>
        </w:rPr>
      </w:pPr>
      <w:bookmarkStart w:id="16" w:name="__RefHeading___Toc730_2306785663"/>
      <w:bookmarkStart w:id="17" w:name="_Toc8"/>
      <w:bookmarkEnd w:id="16"/>
      <w:r>
        <w:rPr>
          <w:u w:val="single"/>
        </w:rPr>
        <w:lastRenderedPageBreak/>
        <w:t xml:space="preserve">2.3 Assembly Drawing and Bill </w:t>
      </w:r>
      <w:proofErr w:type="gramStart"/>
      <w:r>
        <w:rPr>
          <w:u w:val="single"/>
        </w:rPr>
        <w:t>Of</w:t>
      </w:r>
      <w:proofErr w:type="gramEnd"/>
      <w:r>
        <w:rPr>
          <w:u w:val="single"/>
        </w:rPr>
        <w:t xml:space="preserve"> Materials</w:t>
      </w:r>
      <w:ins w:id="18" w:author="Titgemeyer, Mathis (linnenbrink@uni-wuppertal.de)" w:date="2025-05-28T09:02:00Z">
        <w:r>
          <w:rPr>
            <w:u w:val="single"/>
          </w:rPr>
          <w:t xml:space="preserve"> </w:t>
        </w:r>
      </w:ins>
      <w:r>
        <w:rPr>
          <w:u w:val="single"/>
        </w:rPr>
        <w:t>(BOM)</w:t>
      </w:r>
      <w:bookmarkEnd w:id="17"/>
    </w:p>
    <w:p w14:paraId="1AE31380" w14:textId="77777777" w:rsidR="00A956DD" w:rsidRDefault="00000000">
      <w:r>
        <w:br/>
      </w:r>
      <w:r>
        <w:rPr>
          <w:noProof/>
        </w:rPr>
        <w:drawing>
          <wp:inline distT="0" distB="0" distL="0" distR="0" wp14:anchorId="07454880" wp14:editId="07FB1BBD">
            <wp:extent cx="5940425" cy="417385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3"/>
                    <a:stretch>
                      <a:fillRect/>
                    </a:stretch>
                  </pic:blipFill>
                  <pic:spPr bwMode="auto">
                    <a:xfrm>
                      <a:off x="0" y="0"/>
                      <a:ext cx="5940425" cy="4173855"/>
                    </a:xfrm>
                    <a:prstGeom prst="rect">
                      <a:avLst/>
                    </a:prstGeom>
                    <a:noFill/>
                  </pic:spPr>
                </pic:pic>
              </a:graphicData>
            </a:graphic>
          </wp:inline>
        </w:drawing>
      </w:r>
      <w:r>
        <w:br/>
      </w:r>
    </w:p>
    <w:p w14:paraId="146FCE00" w14:textId="77777777" w:rsidR="00A956DD" w:rsidRDefault="00000000">
      <w:pPr>
        <w:pStyle w:val="Kopfzeile"/>
        <w:rPr>
          <w:rFonts w:ascii="Times New Roman" w:eastAsia="Times New Roman" w:hAnsi="Times New Roman" w:cs="Times New Roman"/>
          <w:bCs/>
          <w:i/>
          <w:color w:val="000000"/>
          <w:sz w:val="24"/>
          <w:szCs w:val="24"/>
        </w:rPr>
      </w:pPr>
      <w:r>
        <w:rPr>
          <w:rFonts w:ascii="Times New Roman" w:eastAsia="Times New Roman" w:hAnsi="Times New Roman" w:cs="Times New Roman"/>
          <w:b/>
          <w:color w:val="000000"/>
          <w:sz w:val="24"/>
        </w:rPr>
        <w:t>Figure 4:</w:t>
      </w:r>
      <w:r>
        <w:rPr>
          <w:rFonts w:ascii="Times New Roman" w:eastAsia="Times New Roman" w:hAnsi="Times New Roman" w:cs="Times New Roman"/>
          <w:color w:val="000000"/>
          <w:sz w:val="24"/>
        </w:rPr>
        <w:t xml:space="preserve"> </w:t>
      </w:r>
      <w:r>
        <w:rPr>
          <w:rFonts w:ascii="Times New Roman" w:eastAsia="Times New Roman" w:hAnsi="Times New Roman" w:cs="Times New Roman"/>
          <w:i/>
          <w:iCs/>
          <w:color w:val="000000"/>
          <w:sz w:val="24"/>
        </w:rPr>
        <w:t>Assembly Drawing of the Brake Sensor</w:t>
      </w:r>
      <w:r>
        <w:br w:type="page"/>
      </w:r>
    </w:p>
    <w:p w14:paraId="203E87D4" w14:textId="77777777" w:rsidR="00A956DD" w:rsidRDefault="00A956DD"/>
    <w:p w14:paraId="19EDA1D7" w14:textId="77777777" w:rsidR="00A956DD" w:rsidRDefault="00A956DD">
      <w:pPr>
        <w:pStyle w:val="berschrift2"/>
        <w:rPr>
          <w:u w:val="single"/>
        </w:rPr>
      </w:pPr>
    </w:p>
    <w:p w14:paraId="4C667611" w14:textId="77777777" w:rsidR="00A956DD" w:rsidRDefault="00000000">
      <w:pPr>
        <w:pStyle w:val="berschrift2"/>
        <w:rPr>
          <w:u w:val="single"/>
        </w:rPr>
      </w:pPr>
      <w:bookmarkStart w:id="19" w:name="__RefHeading___Toc732_2306785663"/>
      <w:bookmarkStart w:id="20" w:name="_Toc9"/>
      <w:bookmarkEnd w:id="19"/>
      <w:r>
        <w:rPr>
          <w:u w:val="single"/>
        </w:rPr>
        <w:t xml:space="preserve">2.3.1 Bill </w:t>
      </w:r>
      <w:proofErr w:type="gramStart"/>
      <w:r>
        <w:rPr>
          <w:u w:val="single"/>
        </w:rPr>
        <w:t>Of</w:t>
      </w:r>
      <w:proofErr w:type="gramEnd"/>
      <w:r>
        <w:rPr>
          <w:u w:val="single"/>
        </w:rPr>
        <w:t xml:space="preserve"> Materials (BOM)</w:t>
      </w:r>
      <w:bookmarkEnd w:id="20"/>
    </w:p>
    <w:p w14:paraId="11CC5686" w14:textId="77777777" w:rsidR="00A956DD" w:rsidRDefault="00A956DD">
      <w:pPr>
        <w:pStyle w:val="Textkrper"/>
        <w:ind w:left="720"/>
      </w:pPr>
    </w:p>
    <w:p w14:paraId="67201F2E" w14:textId="77777777" w:rsidR="00A956DD" w:rsidRDefault="00000000">
      <w:pPr>
        <w:pStyle w:val="Textkrper"/>
        <w:numPr>
          <w:ilvl w:val="0"/>
          <w:numId w:val="32"/>
        </w:numPr>
      </w:pPr>
      <w:r>
        <w:rPr>
          <w:rStyle w:val="Fett"/>
        </w:rPr>
        <w:t>Item 1 – Load_cell_flange_V1</w:t>
      </w:r>
    </w:p>
    <w:p w14:paraId="56591302" w14:textId="77777777" w:rsidR="00A956DD" w:rsidRDefault="00000000">
      <w:pPr>
        <w:pStyle w:val="Textkrper"/>
        <w:numPr>
          <w:ilvl w:val="0"/>
          <w:numId w:val="15"/>
        </w:numPr>
        <w:tabs>
          <w:tab w:val="clear" w:pos="709"/>
          <w:tab w:val="left" w:pos="0"/>
        </w:tabs>
        <w:spacing w:after="200"/>
      </w:pPr>
      <w:r>
        <w:t>3D printed structural part that converts cable tension into axial force onto the pressure cylinder piston.</w:t>
      </w:r>
    </w:p>
    <w:p w14:paraId="323B11C3" w14:textId="77777777" w:rsidR="00A956DD" w:rsidRDefault="00000000">
      <w:pPr>
        <w:pStyle w:val="Textkrper"/>
        <w:numPr>
          <w:ilvl w:val="0"/>
          <w:numId w:val="16"/>
        </w:numPr>
        <w:tabs>
          <w:tab w:val="clear" w:pos="720"/>
          <w:tab w:val="left" w:pos="0"/>
        </w:tabs>
        <w:spacing w:after="200"/>
      </w:pPr>
      <w:r>
        <w:rPr>
          <w:rStyle w:val="Fett"/>
        </w:rPr>
        <w:t>Item 2 – Pressure_cylinder_V1</w:t>
      </w:r>
    </w:p>
    <w:p w14:paraId="1F253E1C" w14:textId="77777777" w:rsidR="00A956DD" w:rsidRDefault="00000000">
      <w:pPr>
        <w:pStyle w:val="Textkrper"/>
        <w:numPr>
          <w:ilvl w:val="0"/>
          <w:numId w:val="17"/>
        </w:numPr>
        <w:tabs>
          <w:tab w:val="clear" w:pos="709"/>
          <w:tab w:val="left" w:pos="0"/>
        </w:tabs>
        <w:spacing w:after="0"/>
      </w:pPr>
      <w:r>
        <w:t>Contains the fluid chamber and piston interface.</w:t>
      </w:r>
    </w:p>
    <w:p w14:paraId="72CC6A99" w14:textId="77777777" w:rsidR="00A956DD" w:rsidRDefault="00000000">
      <w:pPr>
        <w:pStyle w:val="Textkrper"/>
        <w:numPr>
          <w:ilvl w:val="0"/>
          <w:numId w:val="17"/>
        </w:numPr>
        <w:tabs>
          <w:tab w:val="clear" w:pos="709"/>
          <w:tab w:val="left" w:pos="0"/>
        </w:tabs>
        <w:spacing w:after="200"/>
      </w:pPr>
      <w:r>
        <w:t xml:space="preserve">Provides threaded G ¼ A port for the pressure sensor. </w:t>
      </w:r>
    </w:p>
    <w:p w14:paraId="272252CA" w14:textId="77777777" w:rsidR="00A956DD" w:rsidRDefault="00000000">
      <w:pPr>
        <w:pStyle w:val="Textkrper"/>
        <w:numPr>
          <w:ilvl w:val="0"/>
          <w:numId w:val="18"/>
        </w:numPr>
        <w:tabs>
          <w:tab w:val="clear" w:pos="720"/>
          <w:tab w:val="left" w:pos="0"/>
        </w:tabs>
        <w:spacing w:after="200"/>
      </w:pPr>
      <w:r>
        <w:rPr>
          <w:rStyle w:val="Fett"/>
        </w:rPr>
        <w:t>Item 3 – Bolt_V1</w:t>
      </w:r>
    </w:p>
    <w:p w14:paraId="6ACED5BD" w14:textId="77777777" w:rsidR="00A956DD" w:rsidRDefault="00000000">
      <w:pPr>
        <w:pStyle w:val="Textkrper"/>
        <w:numPr>
          <w:ilvl w:val="0"/>
          <w:numId w:val="19"/>
        </w:numPr>
        <w:tabs>
          <w:tab w:val="clear" w:pos="709"/>
          <w:tab w:val="left" w:pos="0"/>
        </w:tabs>
        <w:spacing w:after="200"/>
      </w:pPr>
      <w:r>
        <w:t>Steel bolt used to connect flange, cylinder and/or to mount the assembly to the frame.</w:t>
      </w:r>
    </w:p>
    <w:p w14:paraId="1BEAA302" w14:textId="77777777" w:rsidR="00A956DD" w:rsidRDefault="00000000">
      <w:pPr>
        <w:pStyle w:val="Textkrper"/>
        <w:numPr>
          <w:ilvl w:val="0"/>
          <w:numId w:val="20"/>
        </w:numPr>
        <w:tabs>
          <w:tab w:val="clear" w:pos="720"/>
          <w:tab w:val="left" w:pos="0"/>
        </w:tabs>
        <w:spacing w:after="200"/>
      </w:pPr>
      <w:r>
        <w:rPr>
          <w:rStyle w:val="Fett"/>
        </w:rPr>
        <w:t>Item 4 – Spring_V1</w:t>
      </w:r>
    </w:p>
    <w:p w14:paraId="137C340F" w14:textId="77777777" w:rsidR="00A956DD" w:rsidRDefault="00000000">
      <w:pPr>
        <w:pStyle w:val="Textkrper"/>
        <w:numPr>
          <w:ilvl w:val="0"/>
          <w:numId w:val="21"/>
        </w:numPr>
        <w:tabs>
          <w:tab w:val="clear" w:pos="709"/>
          <w:tab w:val="left" w:pos="0"/>
        </w:tabs>
        <w:spacing w:after="200"/>
      </w:pPr>
      <w:r>
        <w:t>Restoring spring; defines basic brake feel and returns the lever to its idle position.</w:t>
      </w:r>
    </w:p>
    <w:p w14:paraId="1EE5DCFF" w14:textId="77777777" w:rsidR="00A956DD" w:rsidRDefault="00000000">
      <w:pPr>
        <w:pStyle w:val="Textkrper"/>
        <w:numPr>
          <w:ilvl w:val="0"/>
          <w:numId w:val="22"/>
        </w:numPr>
        <w:tabs>
          <w:tab w:val="clear" w:pos="720"/>
          <w:tab w:val="left" w:pos="0"/>
        </w:tabs>
        <w:spacing w:after="200"/>
      </w:pPr>
      <w:r>
        <w:rPr>
          <w:rStyle w:val="Fett"/>
        </w:rPr>
        <w:t>Item 5 – Circuit_board_holder_V1</w:t>
      </w:r>
    </w:p>
    <w:p w14:paraId="735BE94B" w14:textId="77777777" w:rsidR="00A956DD" w:rsidRDefault="00000000">
      <w:pPr>
        <w:pStyle w:val="Textkrper"/>
        <w:numPr>
          <w:ilvl w:val="0"/>
          <w:numId w:val="23"/>
        </w:numPr>
        <w:tabs>
          <w:tab w:val="clear" w:pos="709"/>
          <w:tab w:val="left" w:pos="0"/>
        </w:tabs>
        <w:spacing w:after="200"/>
      </w:pPr>
      <w:r>
        <w:t>Enclosure base for the Arduino or PCB; includes mounting features and cable paths.</w:t>
      </w:r>
    </w:p>
    <w:p w14:paraId="2811C71A" w14:textId="77777777" w:rsidR="00A956DD" w:rsidRDefault="00000000">
      <w:pPr>
        <w:pStyle w:val="Textkrper"/>
        <w:numPr>
          <w:ilvl w:val="0"/>
          <w:numId w:val="24"/>
        </w:numPr>
        <w:tabs>
          <w:tab w:val="clear" w:pos="720"/>
          <w:tab w:val="left" w:pos="0"/>
        </w:tabs>
        <w:spacing w:after="200"/>
      </w:pPr>
      <w:r>
        <w:rPr>
          <w:rStyle w:val="Fett"/>
        </w:rPr>
        <w:t>Item 6 – Lid_V1</w:t>
      </w:r>
    </w:p>
    <w:p w14:paraId="4D0FF6A7" w14:textId="77777777" w:rsidR="00A956DD" w:rsidRDefault="00000000">
      <w:pPr>
        <w:pStyle w:val="Textkrper"/>
        <w:numPr>
          <w:ilvl w:val="0"/>
          <w:numId w:val="25"/>
        </w:numPr>
        <w:tabs>
          <w:tab w:val="clear" w:pos="709"/>
          <w:tab w:val="left" w:pos="0"/>
        </w:tabs>
        <w:spacing w:after="200"/>
      </w:pPr>
      <w:r>
        <w:t>Covers the electronics and provides a surface for labels or connector cut-outs.</w:t>
      </w:r>
    </w:p>
    <w:p w14:paraId="78764612" w14:textId="77777777" w:rsidR="00A956DD" w:rsidRDefault="00000000">
      <w:pPr>
        <w:pStyle w:val="Textkrper"/>
        <w:numPr>
          <w:ilvl w:val="0"/>
          <w:numId w:val="26"/>
        </w:numPr>
        <w:tabs>
          <w:tab w:val="clear" w:pos="720"/>
          <w:tab w:val="left" w:pos="0"/>
        </w:tabs>
        <w:spacing w:after="200"/>
      </w:pPr>
      <w:r>
        <w:rPr>
          <w:rStyle w:val="Fett"/>
        </w:rPr>
        <w:t>Item 7 – C-20009605-14 (Pressure Sensor)</w:t>
      </w:r>
    </w:p>
    <w:p w14:paraId="6C6B25D6" w14:textId="77777777" w:rsidR="00A956DD" w:rsidRDefault="00000000">
      <w:pPr>
        <w:pStyle w:val="Textkrper"/>
        <w:numPr>
          <w:ilvl w:val="0"/>
          <w:numId w:val="27"/>
        </w:numPr>
        <w:tabs>
          <w:tab w:val="clear" w:pos="709"/>
          <w:tab w:val="left" w:pos="0"/>
        </w:tabs>
        <w:spacing w:after="200"/>
      </w:pPr>
      <w:r>
        <w:t xml:space="preserve">SICK PBT-RB060SG1MENR2R0Z, 0–60 bar, 0.5–4.5 V. </w:t>
      </w:r>
    </w:p>
    <w:p w14:paraId="659761F9" w14:textId="77777777" w:rsidR="00A956DD" w:rsidRDefault="00000000">
      <w:pPr>
        <w:pStyle w:val="Textkrper"/>
        <w:numPr>
          <w:ilvl w:val="0"/>
          <w:numId w:val="28"/>
        </w:numPr>
        <w:tabs>
          <w:tab w:val="clear" w:pos="720"/>
          <w:tab w:val="left" w:pos="0"/>
        </w:tabs>
        <w:spacing w:after="200"/>
      </w:pPr>
      <w:r>
        <w:rPr>
          <w:rStyle w:val="Fett"/>
        </w:rPr>
        <w:t xml:space="preserve">Item 8 – </w:t>
      </w:r>
      <w:proofErr w:type="spellStart"/>
      <w:r>
        <w:rPr>
          <w:rStyle w:val="Fett"/>
        </w:rPr>
        <w:t>Brake_lever_dummy</w:t>
      </w:r>
      <w:proofErr w:type="spellEnd"/>
    </w:p>
    <w:p w14:paraId="7B968890" w14:textId="77777777" w:rsidR="00A956DD" w:rsidRDefault="00000000">
      <w:pPr>
        <w:pStyle w:val="Textkrper"/>
        <w:numPr>
          <w:ilvl w:val="0"/>
          <w:numId w:val="29"/>
        </w:numPr>
        <w:tabs>
          <w:tab w:val="clear" w:pos="709"/>
          <w:tab w:val="left" w:pos="0"/>
        </w:tabs>
        <w:spacing w:after="200"/>
      </w:pPr>
      <w:r>
        <w:t>Ergonomic lever body clamped to the handlebar; anchors outer housing of the brake cable.</w:t>
      </w:r>
    </w:p>
    <w:p w14:paraId="5901E6DC" w14:textId="77777777" w:rsidR="00A956DD" w:rsidRDefault="00000000">
      <w:pPr>
        <w:pStyle w:val="Textkrper"/>
        <w:numPr>
          <w:ilvl w:val="0"/>
          <w:numId w:val="30"/>
        </w:numPr>
        <w:tabs>
          <w:tab w:val="clear" w:pos="720"/>
          <w:tab w:val="left" w:pos="0"/>
        </w:tabs>
        <w:spacing w:after="200"/>
      </w:pPr>
      <w:r>
        <w:rPr>
          <w:rStyle w:val="Fett"/>
        </w:rPr>
        <w:t xml:space="preserve">Item 9 – </w:t>
      </w:r>
      <w:proofErr w:type="spellStart"/>
      <w:r>
        <w:rPr>
          <w:rStyle w:val="Fett"/>
        </w:rPr>
        <w:t>Brake_cable</w:t>
      </w:r>
      <w:proofErr w:type="spellEnd"/>
    </w:p>
    <w:p w14:paraId="39026B00" w14:textId="77777777" w:rsidR="00A956DD" w:rsidRDefault="00000000">
      <w:pPr>
        <w:pStyle w:val="Textkrper"/>
        <w:numPr>
          <w:ilvl w:val="0"/>
          <w:numId w:val="31"/>
        </w:numPr>
        <w:tabs>
          <w:tab w:val="clear" w:pos="709"/>
          <w:tab w:val="left" w:pos="0"/>
        </w:tabs>
        <w:spacing w:after="200"/>
      </w:pPr>
      <w:r>
        <w:t>Standard bicycle brake cable plus housing; transfers lever motion to the load-cell flange.</w:t>
      </w:r>
    </w:p>
    <w:p w14:paraId="2CCFBA1D" w14:textId="77777777" w:rsidR="00A956DD" w:rsidRDefault="00A956DD"/>
    <w:p w14:paraId="3823BF94" w14:textId="77777777" w:rsidR="00A956DD" w:rsidRDefault="00A956DD"/>
    <w:p w14:paraId="4E7970D3" w14:textId="77777777" w:rsidR="00A956DD" w:rsidRDefault="00A956DD"/>
    <w:p w14:paraId="23EA2340" w14:textId="77777777" w:rsidR="00A956DD" w:rsidRDefault="00A956DD"/>
    <w:p w14:paraId="6857047F" w14:textId="77777777" w:rsidR="00A956DD" w:rsidRDefault="00A956DD"/>
    <w:p w14:paraId="6D546974" w14:textId="77777777" w:rsidR="00A956DD" w:rsidRDefault="00A956DD"/>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120" w:type="dxa"/>
          <w:bottom w:w="30" w:type="dxa"/>
          <w:right w:w="120" w:type="dxa"/>
        </w:tblCellMar>
        <w:tblLook w:val="04A0" w:firstRow="1" w:lastRow="0" w:firstColumn="1" w:lastColumn="0" w:noHBand="0" w:noVBand="1"/>
      </w:tblPr>
      <w:tblGrid>
        <w:gridCol w:w="832"/>
        <w:gridCol w:w="581"/>
        <w:gridCol w:w="1417"/>
        <w:gridCol w:w="2127"/>
        <w:gridCol w:w="2835"/>
        <w:gridCol w:w="1273"/>
        <w:gridCol w:w="1273"/>
      </w:tblGrid>
      <w:tr w:rsidR="003917D4" w:rsidRPr="003917D4" w14:paraId="755B191F" w14:textId="1C705C10" w:rsidTr="003917D4">
        <w:tc>
          <w:tcPr>
            <w:tcW w:w="832" w:type="dxa"/>
            <w:vAlign w:val="center"/>
          </w:tcPr>
          <w:p w14:paraId="5A5E87DE" w14:textId="77777777" w:rsidR="003917D4" w:rsidRPr="003917D4" w:rsidRDefault="003917D4">
            <w:pPr>
              <w:pStyle w:val="TableContents"/>
              <w:jc w:val="center"/>
              <w:rPr>
                <w:rFonts w:ascii="Roboto" w:hAnsi="Roboto"/>
                <w:b/>
              </w:rPr>
            </w:pPr>
            <w:r w:rsidRPr="003917D4">
              <w:rPr>
                <w:rFonts w:ascii="Roboto" w:hAnsi="Roboto"/>
                <w:b/>
              </w:rPr>
              <w:t>Item</w:t>
            </w:r>
          </w:p>
        </w:tc>
        <w:tc>
          <w:tcPr>
            <w:tcW w:w="581" w:type="dxa"/>
          </w:tcPr>
          <w:p w14:paraId="64BBC2AA" w14:textId="26874C87" w:rsidR="003917D4" w:rsidRPr="003917D4" w:rsidRDefault="003917D4">
            <w:pPr>
              <w:pStyle w:val="TableContents"/>
              <w:jc w:val="center"/>
              <w:rPr>
                <w:rFonts w:ascii="Roboto" w:hAnsi="Roboto"/>
                <w:b/>
              </w:rPr>
            </w:pPr>
            <w:r>
              <w:rPr>
                <w:rFonts w:ascii="Roboto" w:hAnsi="Roboto"/>
                <w:b/>
              </w:rPr>
              <w:t>Qty</w:t>
            </w:r>
          </w:p>
        </w:tc>
        <w:tc>
          <w:tcPr>
            <w:tcW w:w="1417" w:type="dxa"/>
          </w:tcPr>
          <w:p w14:paraId="7467E955" w14:textId="363C2B3F" w:rsidR="003917D4" w:rsidRPr="003917D4" w:rsidRDefault="003917D4">
            <w:pPr>
              <w:pStyle w:val="TableContents"/>
              <w:jc w:val="center"/>
              <w:rPr>
                <w:rFonts w:ascii="Roboto" w:hAnsi="Roboto"/>
                <w:b/>
              </w:rPr>
            </w:pPr>
            <w:r>
              <w:rPr>
                <w:rFonts w:ascii="Roboto" w:hAnsi="Roboto"/>
                <w:b/>
              </w:rPr>
              <w:t>Part Name</w:t>
            </w:r>
          </w:p>
        </w:tc>
        <w:tc>
          <w:tcPr>
            <w:tcW w:w="2127" w:type="dxa"/>
            <w:tcMar>
              <w:left w:w="0" w:type="dxa"/>
            </w:tcMar>
            <w:vAlign w:val="center"/>
          </w:tcPr>
          <w:p w14:paraId="778F2BBB" w14:textId="2235C54B" w:rsidR="003917D4" w:rsidRPr="003917D4" w:rsidRDefault="003917D4">
            <w:pPr>
              <w:pStyle w:val="TableContents"/>
              <w:jc w:val="center"/>
              <w:rPr>
                <w:rFonts w:ascii="Roboto" w:hAnsi="Roboto"/>
                <w:b/>
              </w:rPr>
            </w:pPr>
            <w:r w:rsidRPr="003917D4">
              <w:rPr>
                <w:rFonts w:ascii="Roboto" w:hAnsi="Roboto"/>
                <w:b/>
              </w:rPr>
              <w:t xml:space="preserve">Part </w:t>
            </w:r>
            <w:r>
              <w:rPr>
                <w:rFonts w:ascii="Roboto" w:hAnsi="Roboto"/>
                <w:b/>
              </w:rPr>
              <w:t>Name / Reference</w:t>
            </w:r>
          </w:p>
        </w:tc>
        <w:tc>
          <w:tcPr>
            <w:tcW w:w="2835" w:type="dxa"/>
            <w:tcMar>
              <w:left w:w="0" w:type="dxa"/>
            </w:tcMar>
            <w:vAlign w:val="center"/>
          </w:tcPr>
          <w:p w14:paraId="4A8DAE34" w14:textId="77777777" w:rsidR="003917D4" w:rsidRPr="003917D4" w:rsidRDefault="003917D4">
            <w:pPr>
              <w:pStyle w:val="TableContents"/>
              <w:jc w:val="center"/>
              <w:rPr>
                <w:rFonts w:ascii="Roboto" w:hAnsi="Roboto"/>
                <w:b/>
              </w:rPr>
            </w:pPr>
            <w:r w:rsidRPr="003917D4">
              <w:rPr>
                <w:rFonts w:ascii="Roboto" w:hAnsi="Roboto"/>
                <w:b/>
              </w:rPr>
              <w:t>Description</w:t>
            </w:r>
          </w:p>
        </w:tc>
        <w:tc>
          <w:tcPr>
            <w:tcW w:w="1273" w:type="dxa"/>
            <w:tcMar>
              <w:left w:w="0" w:type="dxa"/>
            </w:tcMar>
            <w:vAlign w:val="center"/>
          </w:tcPr>
          <w:p w14:paraId="3860D1BD" w14:textId="439A3EE7" w:rsidR="003917D4" w:rsidRPr="003917D4" w:rsidRDefault="003917D4">
            <w:pPr>
              <w:pStyle w:val="TableContents"/>
              <w:jc w:val="center"/>
              <w:rPr>
                <w:rFonts w:ascii="Roboto" w:hAnsi="Roboto"/>
                <w:b/>
              </w:rPr>
            </w:pPr>
            <w:r w:rsidRPr="003917D4">
              <w:rPr>
                <w:rFonts w:ascii="Roboto" w:hAnsi="Roboto"/>
                <w:b/>
              </w:rPr>
              <w:t>Material</w:t>
            </w:r>
            <w:r>
              <w:rPr>
                <w:rFonts w:ascii="Roboto" w:hAnsi="Roboto"/>
                <w:b/>
              </w:rPr>
              <w:t>/ Standard</w:t>
            </w:r>
          </w:p>
        </w:tc>
        <w:tc>
          <w:tcPr>
            <w:tcW w:w="1273" w:type="dxa"/>
          </w:tcPr>
          <w:p w14:paraId="1D888ECE" w14:textId="445394D0" w:rsidR="003917D4" w:rsidRPr="003917D4" w:rsidRDefault="003917D4">
            <w:pPr>
              <w:pStyle w:val="TableContents"/>
              <w:jc w:val="center"/>
              <w:rPr>
                <w:rFonts w:ascii="Roboto" w:hAnsi="Roboto"/>
                <w:b/>
              </w:rPr>
            </w:pPr>
            <w:r>
              <w:rPr>
                <w:rFonts w:ascii="Roboto" w:hAnsi="Roboto"/>
                <w:b/>
              </w:rPr>
              <w:t>Remarks</w:t>
            </w:r>
          </w:p>
        </w:tc>
      </w:tr>
      <w:tr w:rsidR="003917D4" w:rsidRPr="003917D4" w14:paraId="57B9922D" w14:textId="1ADB4922" w:rsidTr="003917D4">
        <w:tc>
          <w:tcPr>
            <w:tcW w:w="832" w:type="dxa"/>
            <w:tcMar>
              <w:top w:w="0" w:type="dxa"/>
            </w:tcMar>
            <w:vAlign w:val="center"/>
          </w:tcPr>
          <w:p w14:paraId="42DFB5D2" w14:textId="77777777" w:rsidR="003917D4" w:rsidRPr="003917D4" w:rsidRDefault="003917D4">
            <w:pPr>
              <w:pStyle w:val="TableContents"/>
              <w:jc w:val="center"/>
              <w:rPr>
                <w:rFonts w:ascii="Roboto" w:hAnsi="Roboto"/>
              </w:rPr>
            </w:pPr>
            <w:r w:rsidRPr="003917D4">
              <w:rPr>
                <w:rFonts w:ascii="Roboto" w:hAnsi="Roboto"/>
              </w:rPr>
              <w:t>1</w:t>
            </w:r>
          </w:p>
        </w:tc>
        <w:tc>
          <w:tcPr>
            <w:tcW w:w="581" w:type="dxa"/>
          </w:tcPr>
          <w:p w14:paraId="1C747358" w14:textId="3A175407" w:rsidR="003917D4" w:rsidRPr="003917D4" w:rsidRDefault="003917D4">
            <w:pPr>
              <w:pStyle w:val="TableContents"/>
              <w:jc w:val="center"/>
              <w:rPr>
                <w:rFonts w:ascii="Roboto" w:hAnsi="Roboto"/>
              </w:rPr>
            </w:pPr>
            <w:r>
              <w:rPr>
                <w:rFonts w:ascii="Roboto" w:hAnsi="Roboto"/>
              </w:rPr>
              <w:t>1</w:t>
            </w:r>
          </w:p>
        </w:tc>
        <w:tc>
          <w:tcPr>
            <w:tcW w:w="1417" w:type="dxa"/>
          </w:tcPr>
          <w:p w14:paraId="36694FF4" w14:textId="5CE90153" w:rsidR="003917D4" w:rsidRPr="003917D4" w:rsidRDefault="003917D4">
            <w:pPr>
              <w:pStyle w:val="TableContents"/>
              <w:jc w:val="center"/>
              <w:rPr>
                <w:rFonts w:ascii="Roboto" w:hAnsi="Roboto"/>
              </w:rPr>
            </w:pPr>
            <w:r>
              <w:rPr>
                <w:rFonts w:ascii="Roboto" w:hAnsi="Roboto"/>
              </w:rPr>
              <w:t>Load Cell Flange</w:t>
            </w:r>
          </w:p>
        </w:tc>
        <w:tc>
          <w:tcPr>
            <w:tcW w:w="2127" w:type="dxa"/>
            <w:tcMar>
              <w:top w:w="0" w:type="dxa"/>
              <w:left w:w="0" w:type="dxa"/>
            </w:tcMar>
            <w:vAlign w:val="center"/>
          </w:tcPr>
          <w:p w14:paraId="1B4F00FF" w14:textId="516F5053" w:rsidR="003917D4" w:rsidRPr="003917D4" w:rsidRDefault="003917D4">
            <w:pPr>
              <w:pStyle w:val="TableContents"/>
              <w:jc w:val="center"/>
              <w:rPr>
                <w:rFonts w:ascii="Roboto" w:hAnsi="Roboto"/>
              </w:rPr>
            </w:pPr>
            <w:r w:rsidRPr="003917D4">
              <w:rPr>
                <w:rFonts w:ascii="Roboto" w:hAnsi="Roboto"/>
              </w:rPr>
              <w:t>Load_cell_flange_V1</w:t>
            </w:r>
          </w:p>
        </w:tc>
        <w:tc>
          <w:tcPr>
            <w:tcW w:w="2835" w:type="dxa"/>
            <w:tcMar>
              <w:top w:w="0" w:type="dxa"/>
              <w:left w:w="0" w:type="dxa"/>
              <w:right w:w="45" w:type="dxa"/>
            </w:tcMar>
            <w:vAlign w:val="center"/>
          </w:tcPr>
          <w:p w14:paraId="40E609F5" w14:textId="455DB74F" w:rsidR="003917D4" w:rsidRPr="003917D4" w:rsidRDefault="003917D4">
            <w:pPr>
              <w:pStyle w:val="TableContents"/>
              <w:jc w:val="center"/>
            </w:pPr>
            <w:r w:rsidRPr="003917D4">
              <w:t xml:space="preserve">3D-printed structural part that </w:t>
            </w:r>
            <w:r>
              <w:t>holds the load cell and screws into the brake lever</w:t>
            </w:r>
            <w:r w:rsidRPr="003917D4">
              <w:t>.</w:t>
            </w:r>
          </w:p>
        </w:tc>
        <w:tc>
          <w:tcPr>
            <w:tcW w:w="1273" w:type="dxa"/>
            <w:tcMar>
              <w:top w:w="0" w:type="dxa"/>
              <w:left w:w="0" w:type="dxa"/>
              <w:right w:w="45" w:type="dxa"/>
            </w:tcMar>
            <w:vAlign w:val="center"/>
          </w:tcPr>
          <w:p w14:paraId="5418D53E" w14:textId="62825812" w:rsidR="003917D4" w:rsidRPr="003917D4" w:rsidRDefault="006F3DA9">
            <w:pPr>
              <w:pStyle w:val="TableContents"/>
              <w:jc w:val="center"/>
            </w:pPr>
            <w:r w:rsidRPr="006F3DA9">
              <w:t>3D Filaments PLA (1.75 mm)</w:t>
            </w:r>
          </w:p>
        </w:tc>
        <w:tc>
          <w:tcPr>
            <w:tcW w:w="1273" w:type="dxa"/>
          </w:tcPr>
          <w:p w14:paraId="69915E16" w14:textId="44518BF5" w:rsidR="003917D4" w:rsidRDefault="006F3DA9">
            <w:pPr>
              <w:pStyle w:val="TableContents"/>
              <w:jc w:val="center"/>
            </w:pPr>
            <w:r w:rsidRPr="006F3DA9">
              <w:t xml:space="preserve">[3D Filaments PLA </w:t>
            </w:r>
            <w:proofErr w:type="gramStart"/>
            <w:r w:rsidRPr="006F3DA9">
              <w:t>link](</w:t>
            </w:r>
            <w:proofErr w:type="gramEnd"/>
            <w:r w:rsidRPr="006F3DA9">
              <w:t>https://www.3dmensionals.de/3dmensionals-pla-filament-2580?number=PSU3DM001V.2#attr=11255,11254,11271,4165,4164,21806,23697,24892,25436)</w:t>
            </w:r>
          </w:p>
        </w:tc>
      </w:tr>
      <w:tr w:rsidR="003917D4" w:rsidRPr="003917D4" w14:paraId="7091691A" w14:textId="08D36FCD" w:rsidTr="003917D4">
        <w:tc>
          <w:tcPr>
            <w:tcW w:w="832" w:type="dxa"/>
            <w:tcMar>
              <w:top w:w="0" w:type="dxa"/>
            </w:tcMar>
            <w:vAlign w:val="center"/>
          </w:tcPr>
          <w:p w14:paraId="05299C59" w14:textId="77777777" w:rsidR="003917D4" w:rsidRPr="003917D4" w:rsidRDefault="003917D4">
            <w:pPr>
              <w:pStyle w:val="TableContents"/>
              <w:jc w:val="center"/>
              <w:rPr>
                <w:rFonts w:ascii="Roboto" w:hAnsi="Roboto"/>
              </w:rPr>
            </w:pPr>
            <w:r w:rsidRPr="003917D4">
              <w:rPr>
                <w:rFonts w:ascii="Roboto" w:hAnsi="Roboto"/>
              </w:rPr>
              <w:t>2</w:t>
            </w:r>
          </w:p>
        </w:tc>
        <w:tc>
          <w:tcPr>
            <w:tcW w:w="581" w:type="dxa"/>
          </w:tcPr>
          <w:p w14:paraId="6802AF4B" w14:textId="2BFF6537" w:rsidR="003917D4" w:rsidRPr="003917D4" w:rsidRDefault="003917D4">
            <w:pPr>
              <w:pStyle w:val="TableContents"/>
              <w:jc w:val="center"/>
              <w:rPr>
                <w:rFonts w:ascii="Roboto" w:hAnsi="Roboto"/>
              </w:rPr>
            </w:pPr>
            <w:r>
              <w:rPr>
                <w:rFonts w:ascii="Roboto" w:hAnsi="Roboto"/>
              </w:rPr>
              <w:t>1</w:t>
            </w:r>
          </w:p>
        </w:tc>
        <w:tc>
          <w:tcPr>
            <w:tcW w:w="1417" w:type="dxa"/>
          </w:tcPr>
          <w:p w14:paraId="37A34DF5" w14:textId="42346267" w:rsidR="003917D4" w:rsidRPr="003917D4" w:rsidRDefault="003917D4">
            <w:pPr>
              <w:pStyle w:val="TableContents"/>
              <w:jc w:val="center"/>
              <w:rPr>
                <w:rFonts w:ascii="Roboto" w:hAnsi="Roboto"/>
              </w:rPr>
            </w:pPr>
            <w:r>
              <w:rPr>
                <w:rFonts w:ascii="Roboto" w:hAnsi="Roboto"/>
              </w:rPr>
              <w:t>Pressure Cylinder</w:t>
            </w:r>
          </w:p>
        </w:tc>
        <w:tc>
          <w:tcPr>
            <w:tcW w:w="2127" w:type="dxa"/>
            <w:tcMar>
              <w:top w:w="0" w:type="dxa"/>
              <w:left w:w="0" w:type="dxa"/>
            </w:tcMar>
            <w:vAlign w:val="center"/>
          </w:tcPr>
          <w:p w14:paraId="285FA733" w14:textId="012D0847" w:rsidR="003917D4" w:rsidRPr="003917D4" w:rsidRDefault="003917D4">
            <w:pPr>
              <w:pStyle w:val="TableContents"/>
              <w:jc w:val="center"/>
              <w:rPr>
                <w:rFonts w:ascii="Roboto" w:hAnsi="Roboto"/>
              </w:rPr>
            </w:pPr>
            <w:r w:rsidRPr="003917D4">
              <w:rPr>
                <w:rFonts w:ascii="Roboto" w:hAnsi="Roboto"/>
              </w:rPr>
              <w:t>Pressure_cylinder_V1</w:t>
            </w:r>
          </w:p>
        </w:tc>
        <w:tc>
          <w:tcPr>
            <w:tcW w:w="2835" w:type="dxa"/>
            <w:tcMar>
              <w:top w:w="0" w:type="dxa"/>
              <w:left w:w="0" w:type="dxa"/>
              <w:right w:w="45" w:type="dxa"/>
            </w:tcMar>
            <w:vAlign w:val="center"/>
          </w:tcPr>
          <w:p w14:paraId="789E1116" w14:textId="4899433A" w:rsidR="003917D4" w:rsidRPr="003917D4" w:rsidRDefault="003917D4">
            <w:pPr>
              <w:pStyle w:val="TableContents"/>
              <w:jc w:val="center"/>
            </w:pPr>
            <w:r w:rsidRPr="003917D4">
              <w:t>3D-printed structural part that converts brake-cable tension into axial force on</w:t>
            </w:r>
            <w:r>
              <w:t>to the load cell.</w:t>
            </w:r>
          </w:p>
        </w:tc>
        <w:tc>
          <w:tcPr>
            <w:tcW w:w="1273" w:type="dxa"/>
            <w:tcMar>
              <w:top w:w="0" w:type="dxa"/>
              <w:left w:w="0" w:type="dxa"/>
              <w:right w:w="45" w:type="dxa"/>
            </w:tcMar>
            <w:vAlign w:val="center"/>
          </w:tcPr>
          <w:p w14:paraId="630276B8" w14:textId="3AD93610" w:rsidR="003917D4" w:rsidRPr="003917D4" w:rsidRDefault="006F3DA9">
            <w:pPr>
              <w:pStyle w:val="TableContents"/>
              <w:jc w:val="center"/>
            </w:pPr>
            <w:r w:rsidRPr="006F3DA9">
              <w:t>3D Filaments PLA (1.75 mm)</w:t>
            </w:r>
          </w:p>
        </w:tc>
        <w:tc>
          <w:tcPr>
            <w:tcW w:w="1273" w:type="dxa"/>
          </w:tcPr>
          <w:p w14:paraId="3274BDFA" w14:textId="143ADBD9" w:rsidR="003917D4" w:rsidRDefault="006F3DA9">
            <w:pPr>
              <w:pStyle w:val="TableContents"/>
              <w:jc w:val="center"/>
            </w:pPr>
            <w:r w:rsidRPr="006F3DA9">
              <w:t xml:space="preserve">[3D Filaments PLA </w:t>
            </w:r>
            <w:proofErr w:type="gramStart"/>
            <w:r w:rsidRPr="006F3DA9">
              <w:t>link](</w:t>
            </w:r>
            <w:proofErr w:type="gramEnd"/>
            <w:r w:rsidRPr="006F3DA9">
              <w:t>https://www.3dmensionals.de/3dmensionals-pla-filament-2580?number=PSU3DM001V.2#attr=11255,11254,11271,4165,4164,21806,23697,24892,25436)</w:t>
            </w:r>
          </w:p>
        </w:tc>
      </w:tr>
      <w:tr w:rsidR="003917D4" w:rsidRPr="003917D4" w14:paraId="4AD6D006" w14:textId="43A8E3A1" w:rsidTr="003917D4">
        <w:tc>
          <w:tcPr>
            <w:tcW w:w="832" w:type="dxa"/>
            <w:tcMar>
              <w:top w:w="0" w:type="dxa"/>
            </w:tcMar>
            <w:vAlign w:val="center"/>
          </w:tcPr>
          <w:p w14:paraId="1579F8BE" w14:textId="77777777" w:rsidR="003917D4" w:rsidRPr="003917D4" w:rsidRDefault="003917D4">
            <w:pPr>
              <w:pStyle w:val="TableContents"/>
              <w:jc w:val="center"/>
              <w:rPr>
                <w:rFonts w:ascii="Roboto" w:hAnsi="Roboto"/>
              </w:rPr>
            </w:pPr>
            <w:r w:rsidRPr="003917D4">
              <w:rPr>
                <w:rFonts w:ascii="Roboto" w:hAnsi="Roboto"/>
              </w:rPr>
              <w:t>3</w:t>
            </w:r>
          </w:p>
        </w:tc>
        <w:tc>
          <w:tcPr>
            <w:tcW w:w="581" w:type="dxa"/>
          </w:tcPr>
          <w:p w14:paraId="3D5D9618" w14:textId="7FDAAC31" w:rsidR="003917D4" w:rsidRPr="003917D4" w:rsidRDefault="003917D4">
            <w:pPr>
              <w:pStyle w:val="TableContents"/>
              <w:jc w:val="center"/>
              <w:rPr>
                <w:rFonts w:ascii="Roboto" w:hAnsi="Roboto"/>
              </w:rPr>
            </w:pPr>
            <w:r>
              <w:rPr>
                <w:rFonts w:ascii="Roboto" w:hAnsi="Roboto"/>
              </w:rPr>
              <w:t>1</w:t>
            </w:r>
          </w:p>
        </w:tc>
        <w:tc>
          <w:tcPr>
            <w:tcW w:w="1417" w:type="dxa"/>
          </w:tcPr>
          <w:p w14:paraId="061B4916" w14:textId="163FBC52" w:rsidR="003917D4" w:rsidRPr="003917D4" w:rsidRDefault="003917D4">
            <w:pPr>
              <w:pStyle w:val="TableContents"/>
              <w:jc w:val="center"/>
              <w:rPr>
                <w:rFonts w:ascii="Roboto" w:hAnsi="Roboto"/>
              </w:rPr>
            </w:pPr>
            <w:r>
              <w:rPr>
                <w:rFonts w:ascii="Roboto" w:hAnsi="Roboto"/>
              </w:rPr>
              <w:t>Bolt</w:t>
            </w:r>
          </w:p>
        </w:tc>
        <w:tc>
          <w:tcPr>
            <w:tcW w:w="2127" w:type="dxa"/>
            <w:tcMar>
              <w:top w:w="0" w:type="dxa"/>
              <w:left w:w="0" w:type="dxa"/>
            </w:tcMar>
            <w:vAlign w:val="center"/>
          </w:tcPr>
          <w:p w14:paraId="034852E4" w14:textId="0EF27265" w:rsidR="003917D4" w:rsidRPr="003917D4" w:rsidRDefault="003917D4">
            <w:pPr>
              <w:pStyle w:val="TableContents"/>
              <w:jc w:val="center"/>
              <w:rPr>
                <w:rFonts w:ascii="Roboto" w:hAnsi="Roboto"/>
              </w:rPr>
            </w:pPr>
            <w:r w:rsidRPr="003917D4">
              <w:rPr>
                <w:rFonts w:ascii="Roboto" w:hAnsi="Roboto"/>
              </w:rPr>
              <w:t>Bolt_V1</w:t>
            </w:r>
          </w:p>
        </w:tc>
        <w:tc>
          <w:tcPr>
            <w:tcW w:w="2835" w:type="dxa"/>
            <w:tcMar>
              <w:top w:w="0" w:type="dxa"/>
              <w:left w:w="0" w:type="dxa"/>
              <w:right w:w="45" w:type="dxa"/>
            </w:tcMar>
            <w:vAlign w:val="center"/>
          </w:tcPr>
          <w:p w14:paraId="08A09B58" w14:textId="204C82E1" w:rsidR="003917D4" w:rsidRPr="003917D4" w:rsidRDefault="003917D4">
            <w:pPr>
              <w:pStyle w:val="TableContents"/>
              <w:jc w:val="center"/>
            </w:pPr>
            <w:r>
              <w:t>Manufactured s</w:t>
            </w:r>
            <w:r w:rsidRPr="003917D4">
              <w:t>teel bolt for connecting cylinder</w:t>
            </w:r>
            <w:r>
              <w:t xml:space="preserve"> and </w:t>
            </w:r>
            <w:r>
              <w:lastRenderedPageBreak/>
              <w:t>brake cable</w:t>
            </w:r>
            <w:r w:rsidRPr="003917D4">
              <w:t>.</w:t>
            </w:r>
          </w:p>
        </w:tc>
        <w:tc>
          <w:tcPr>
            <w:tcW w:w="1273" w:type="dxa"/>
            <w:tcMar>
              <w:top w:w="0" w:type="dxa"/>
              <w:left w:w="0" w:type="dxa"/>
              <w:right w:w="45" w:type="dxa"/>
            </w:tcMar>
            <w:vAlign w:val="center"/>
          </w:tcPr>
          <w:p w14:paraId="14744063" w14:textId="4F1AB1CE" w:rsidR="003917D4" w:rsidRPr="003917D4" w:rsidRDefault="003917D4">
            <w:pPr>
              <w:pStyle w:val="TableContents"/>
              <w:jc w:val="center"/>
            </w:pPr>
            <w:r w:rsidRPr="003917D4">
              <w:lastRenderedPageBreak/>
              <w:t xml:space="preserve">Precision Steel 8h6, </w:t>
            </w:r>
            <w:r w:rsidRPr="003917D4">
              <w:lastRenderedPageBreak/>
              <w:t>1.4301</w:t>
            </w:r>
          </w:p>
        </w:tc>
        <w:tc>
          <w:tcPr>
            <w:tcW w:w="1273" w:type="dxa"/>
          </w:tcPr>
          <w:p w14:paraId="41318017" w14:textId="77777777" w:rsidR="003917D4" w:rsidRPr="003917D4" w:rsidRDefault="003917D4">
            <w:pPr>
              <w:pStyle w:val="TableContents"/>
              <w:jc w:val="center"/>
            </w:pPr>
          </w:p>
        </w:tc>
      </w:tr>
      <w:tr w:rsidR="003917D4" w:rsidRPr="003917D4" w14:paraId="5A85E90B" w14:textId="230BBBB6" w:rsidTr="003917D4">
        <w:tc>
          <w:tcPr>
            <w:tcW w:w="832" w:type="dxa"/>
            <w:tcMar>
              <w:top w:w="0" w:type="dxa"/>
            </w:tcMar>
            <w:vAlign w:val="center"/>
          </w:tcPr>
          <w:p w14:paraId="2DF75E5E" w14:textId="77777777" w:rsidR="003917D4" w:rsidRPr="003917D4" w:rsidRDefault="003917D4">
            <w:pPr>
              <w:pStyle w:val="TableContents"/>
              <w:jc w:val="center"/>
              <w:rPr>
                <w:rFonts w:ascii="Roboto" w:hAnsi="Roboto"/>
              </w:rPr>
            </w:pPr>
            <w:r w:rsidRPr="003917D4">
              <w:rPr>
                <w:rFonts w:ascii="Roboto" w:hAnsi="Roboto"/>
              </w:rPr>
              <w:t>4</w:t>
            </w:r>
          </w:p>
        </w:tc>
        <w:tc>
          <w:tcPr>
            <w:tcW w:w="581" w:type="dxa"/>
          </w:tcPr>
          <w:p w14:paraId="1179ED0A" w14:textId="030CE35E" w:rsidR="003917D4" w:rsidRPr="003917D4" w:rsidRDefault="003917D4">
            <w:pPr>
              <w:pStyle w:val="TableContents"/>
              <w:jc w:val="center"/>
              <w:rPr>
                <w:rFonts w:ascii="Roboto" w:hAnsi="Roboto"/>
              </w:rPr>
            </w:pPr>
            <w:r>
              <w:rPr>
                <w:rFonts w:ascii="Roboto" w:hAnsi="Roboto"/>
              </w:rPr>
              <w:t>1</w:t>
            </w:r>
          </w:p>
        </w:tc>
        <w:tc>
          <w:tcPr>
            <w:tcW w:w="1417" w:type="dxa"/>
          </w:tcPr>
          <w:p w14:paraId="3969E6A0" w14:textId="2C983B75" w:rsidR="003917D4" w:rsidRPr="003917D4" w:rsidRDefault="003917D4">
            <w:pPr>
              <w:pStyle w:val="TableContents"/>
              <w:jc w:val="center"/>
              <w:rPr>
                <w:rFonts w:ascii="Roboto" w:hAnsi="Roboto"/>
              </w:rPr>
            </w:pPr>
            <w:r>
              <w:rPr>
                <w:rFonts w:ascii="Roboto" w:hAnsi="Roboto"/>
              </w:rPr>
              <w:t>Spring</w:t>
            </w:r>
          </w:p>
        </w:tc>
        <w:tc>
          <w:tcPr>
            <w:tcW w:w="2127" w:type="dxa"/>
            <w:tcMar>
              <w:top w:w="0" w:type="dxa"/>
              <w:left w:w="0" w:type="dxa"/>
            </w:tcMar>
            <w:vAlign w:val="center"/>
          </w:tcPr>
          <w:p w14:paraId="05EC18C4" w14:textId="5FCF93E7" w:rsidR="003917D4" w:rsidRPr="003917D4" w:rsidRDefault="003917D4">
            <w:pPr>
              <w:pStyle w:val="TableContents"/>
              <w:jc w:val="center"/>
              <w:rPr>
                <w:rFonts w:ascii="Roboto" w:hAnsi="Roboto"/>
              </w:rPr>
            </w:pPr>
            <w:r w:rsidRPr="003917D4">
              <w:rPr>
                <w:rFonts w:ascii="Roboto" w:hAnsi="Roboto"/>
              </w:rPr>
              <w:t>Spring_V1</w:t>
            </w:r>
          </w:p>
        </w:tc>
        <w:tc>
          <w:tcPr>
            <w:tcW w:w="2835" w:type="dxa"/>
            <w:tcMar>
              <w:top w:w="0" w:type="dxa"/>
              <w:left w:w="0" w:type="dxa"/>
              <w:right w:w="45" w:type="dxa"/>
            </w:tcMar>
            <w:vAlign w:val="center"/>
          </w:tcPr>
          <w:p w14:paraId="4D7EB7CC" w14:textId="6BC11A0F" w:rsidR="003917D4" w:rsidRPr="003917D4" w:rsidRDefault="006F3DA9">
            <w:pPr>
              <w:pStyle w:val="TableContents"/>
              <w:jc w:val="center"/>
            </w:pPr>
            <w:r>
              <w:t>Spring to restore the position of brake lever and pressure cylinder when releasing manual brake force</w:t>
            </w:r>
          </w:p>
        </w:tc>
        <w:tc>
          <w:tcPr>
            <w:tcW w:w="1273" w:type="dxa"/>
            <w:tcMar>
              <w:top w:w="0" w:type="dxa"/>
              <w:left w:w="0" w:type="dxa"/>
              <w:right w:w="45" w:type="dxa"/>
            </w:tcMar>
            <w:vAlign w:val="center"/>
          </w:tcPr>
          <w:p w14:paraId="115DE77A" w14:textId="6A11AD9A" w:rsidR="003917D4" w:rsidRPr="003917D4" w:rsidRDefault="003917D4">
            <w:pPr>
              <w:pStyle w:val="TableContents"/>
              <w:jc w:val="center"/>
            </w:pPr>
          </w:p>
        </w:tc>
        <w:tc>
          <w:tcPr>
            <w:tcW w:w="1273" w:type="dxa"/>
          </w:tcPr>
          <w:p w14:paraId="142D084A" w14:textId="77777777" w:rsidR="003917D4" w:rsidRPr="003917D4" w:rsidRDefault="003917D4">
            <w:pPr>
              <w:pStyle w:val="TableContents"/>
              <w:jc w:val="center"/>
            </w:pPr>
          </w:p>
        </w:tc>
      </w:tr>
      <w:tr w:rsidR="003917D4" w:rsidRPr="003917D4" w14:paraId="2774470F" w14:textId="1EA3CA30" w:rsidTr="003917D4">
        <w:tc>
          <w:tcPr>
            <w:tcW w:w="832" w:type="dxa"/>
            <w:tcMar>
              <w:top w:w="0" w:type="dxa"/>
            </w:tcMar>
            <w:vAlign w:val="center"/>
          </w:tcPr>
          <w:p w14:paraId="5E4A2DE6" w14:textId="77777777" w:rsidR="003917D4" w:rsidRPr="003917D4" w:rsidRDefault="003917D4">
            <w:pPr>
              <w:pStyle w:val="TableContents"/>
              <w:jc w:val="center"/>
              <w:rPr>
                <w:rFonts w:ascii="Roboto" w:hAnsi="Roboto"/>
              </w:rPr>
            </w:pPr>
            <w:r w:rsidRPr="003917D4">
              <w:rPr>
                <w:rFonts w:ascii="Roboto" w:hAnsi="Roboto"/>
              </w:rPr>
              <w:t>5</w:t>
            </w:r>
          </w:p>
        </w:tc>
        <w:tc>
          <w:tcPr>
            <w:tcW w:w="581" w:type="dxa"/>
          </w:tcPr>
          <w:p w14:paraId="1993EA73" w14:textId="207B4187" w:rsidR="003917D4" w:rsidRPr="003917D4" w:rsidRDefault="003917D4">
            <w:pPr>
              <w:pStyle w:val="TableContents"/>
              <w:jc w:val="center"/>
              <w:rPr>
                <w:rFonts w:ascii="Roboto" w:hAnsi="Roboto"/>
              </w:rPr>
            </w:pPr>
            <w:r>
              <w:rPr>
                <w:rFonts w:ascii="Roboto" w:hAnsi="Roboto"/>
              </w:rPr>
              <w:t>1</w:t>
            </w:r>
          </w:p>
        </w:tc>
        <w:tc>
          <w:tcPr>
            <w:tcW w:w="1417" w:type="dxa"/>
          </w:tcPr>
          <w:p w14:paraId="4B091BB7" w14:textId="6F29AE45" w:rsidR="003917D4" w:rsidRPr="003917D4" w:rsidRDefault="003917D4">
            <w:pPr>
              <w:pStyle w:val="TableContents"/>
              <w:jc w:val="center"/>
              <w:rPr>
                <w:rFonts w:ascii="Roboto" w:hAnsi="Roboto"/>
              </w:rPr>
            </w:pPr>
            <w:r>
              <w:rPr>
                <w:rFonts w:ascii="Roboto" w:hAnsi="Roboto"/>
              </w:rPr>
              <w:t>Circuit Board Holder</w:t>
            </w:r>
          </w:p>
        </w:tc>
        <w:tc>
          <w:tcPr>
            <w:tcW w:w="2127" w:type="dxa"/>
            <w:tcMar>
              <w:top w:w="0" w:type="dxa"/>
              <w:left w:w="0" w:type="dxa"/>
            </w:tcMar>
            <w:vAlign w:val="center"/>
          </w:tcPr>
          <w:p w14:paraId="5ECFC7C4" w14:textId="2EC15C92" w:rsidR="003917D4" w:rsidRPr="003917D4" w:rsidRDefault="003917D4">
            <w:pPr>
              <w:pStyle w:val="TableContents"/>
              <w:jc w:val="center"/>
              <w:rPr>
                <w:rFonts w:ascii="Roboto" w:hAnsi="Roboto"/>
              </w:rPr>
            </w:pPr>
            <w:r w:rsidRPr="003917D4">
              <w:rPr>
                <w:rFonts w:ascii="Roboto" w:hAnsi="Roboto"/>
              </w:rPr>
              <w:t>Circuit_board_holder_V1</w:t>
            </w:r>
          </w:p>
        </w:tc>
        <w:tc>
          <w:tcPr>
            <w:tcW w:w="2835" w:type="dxa"/>
            <w:tcMar>
              <w:top w:w="0" w:type="dxa"/>
              <w:left w:w="0" w:type="dxa"/>
              <w:right w:w="45" w:type="dxa"/>
            </w:tcMar>
            <w:vAlign w:val="center"/>
          </w:tcPr>
          <w:p w14:paraId="642F83AA" w14:textId="453DA370" w:rsidR="003917D4" w:rsidRPr="003917D4" w:rsidRDefault="003917D4">
            <w:pPr>
              <w:pStyle w:val="TableContents"/>
              <w:jc w:val="center"/>
            </w:pPr>
            <w:r w:rsidRPr="003917D4">
              <w:t xml:space="preserve">Enclosure base for </w:t>
            </w:r>
            <w:r w:rsidR="006F3DA9">
              <w:t>the amplifier circuit board. I</w:t>
            </w:r>
            <w:r w:rsidRPr="003917D4">
              <w:t>ncludes mounting features and cable paths.</w:t>
            </w:r>
          </w:p>
        </w:tc>
        <w:tc>
          <w:tcPr>
            <w:tcW w:w="1273" w:type="dxa"/>
            <w:tcMar>
              <w:top w:w="0" w:type="dxa"/>
              <w:left w:w="0" w:type="dxa"/>
              <w:right w:w="45" w:type="dxa"/>
            </w:tcMar>
            <w:vAlign w:val="center"/>
          </w:tcPr>
          <w:p w14:paraId="0DDB0C51" w14:textId="357DCBF4" w:rsidR="003917D4" w:rsidRPr="003917D4" w:rsidRDefault="006F3DA9">
            <w:pPr>
              <w:pStyle w:val="TableContents"/>
              <w:jc w:val="center"/>
            </w:pPr>
            <w:r w:rsidRPr="006F3DA9">
              <w:t>3D Filaments PLA (1.75 mm)</w:t>
            </w:r>
          </w:p>
        </w:tc>
        <w:tc>
          <w:tcPr>
            <w:tcW w:w="1273" w:type="dxa"/>
          </w:tcPr>
          <w:p w14:paraId="0C905BF9" w14:textId="77777777" w:rsidR="003917D4" w:rsidRPr="003917D4" w:rsidRDefault="003917D4">
            <w:pPr>
              <w:pStyle w:val="TableContents"/>
              <w:jc w:val="center"/>
            </w:pPr>
          </w:p>
        </w:tc>
      </w:tr>
      <w:tr w:rsidR="003917D4" w:rsidRPr="003917D4" w14:paraId="0CC9E691" w14:textId="19250C57" w:rsidTr="003917D4">
        <w:tc>
          <w:tcPr>
            <w:tcW w:w="832" w:type="dxa"/>
            <w:tcMar>
              <w:top w:w="0" w:type="dxa"/>
            </w:tcMar>
            <w:vAlign w:val="center"/>
          </w:tcPr>
          <w:p w14:paraId="32D6D6CD" w14:textId="77777777" w:rsidR="003917D4" w:rsidRPr="003917D4" w:rsidRDefault="003917D4">
            <w:pPr>
              <w:pStyle w:val="TableContents"/>
              <w:jc w:val="center"/>
              <w:rPr>
                <w:rFonts w:ascii="Roboto" w:hAnsi="Roboto"/>
              </w:rPr>
            </w:pPr>
            <w:r w:rsidRPr="003917D4">
              <w:rPr>
                <w:rFonts w:ascii="Roboto" w:hAnsi="Roboto"/>
              </w:rPr>
              <w:t>6</w:t>
            </w:r>
          </w:p>
        </w:tc>
        <w:tc>
          <w:tcPr>
            <w:tcW w:w="581" w:type="dxa"/>
          </w:tcPr>
          <w:p w14:paraId="49E9E785" w14:textId="338D8A40" w:rsidR="003917D4" w:rsidRPr="003917D4" w:rsidRDefault="003917D4">
            <w:pPr>
              <w:pStyle w:val="TableContents"/>
              <w:jc w:val="center"/>
              <w:rPr>
                <w:rFonts w:ascii="Roboto" w:hAnsi="Roboto"/>
              </w:rPr>
            </w:pPr>
            <w:r>
              <w:rPr>
                <w:rFonts w:ascii="Roboto" w:hAnsi="Roboto"/>
              </w:rPr>
              <w:t>1</w:t>
            </w:r>
          </w:p>
        </w:tc>
        <w:tc>
          <w:tcPr>
            <w:tcW w:w="1417" w:type="dxa"/>
          </w:tcPr>
          <w:p w14:paraId="399B8ED3" w14:textId="0DC82220" w:rsidR="003917D4" w:rsidRPr="003917D4" w:rsidRDefault="003917D4">
            <w:pPr>
              <w:pStyle w:val="TableContents"/>
              <w:jc w:val="center"/>
              <w:rPr>
                <w:rFonts w:ascii="Roboto" w:hAnsi="Roboto"/>
              </w:rPr>
            </w:pPr>
            <w:r>
              <w:rPr>
                <w:rFonts w:ascii="Roboto" w:hAnsi="Roboto"/>
              </w:rPr>
              <w:t>Lid</w:t>
            </w:r>
          </w:p>
        </w:tc>
        <w:tc>
          <w:tcPr>
            <w:tcW w:w="2127" w:type="dxa"/>
            <w:tcMar>
              <w:top w:w="0" w:type="dxa"/>
              <w:left w:w="0" w:type="dxa"/>
            </w:tcMar>
            <w:vAlign w:val="center"/>
          </w:tcPr>
          <w:p w14:paraId="76FB53D5" w14:textId="37790AAE" w:rsidR="003917D4" w:rsidRPr="003917D4" w:rsidRDefault="003917D4">
            <w:pPr>
              <w:pStyle w:val="TableContents"/>
              <w:jc w:val="center"/>
              <w:rPr>
                <w:rFonts w:ascii="Roboto" w:hAnsi="Roboto"/>
              </w:rPr>
            </w:pPr>
            <w:r w:rsidRPr="003917D4">
              <w:rPr>
                <w:rFonts w:ascii="Roboto" w:hAnsi="Roboto"/>
              </w:rPr>
              <w:t>Lid_V1</w:t>
            </w:r>
          </w:p>
        </w:tc>
        <w:tc>
          <w:tcPr>
            <w:tcW w:w="2835" w:type="dxa"/>
            <w:tcMar>
              <w:top w:w="0" w:type="dxa"/>
              <w:left w:w="0" w:type="dxa"/>
              <w:right w:w="45" w:type="dxa"/>
            </w:tcMar>
            <w:vAlign w:val="center"/>
          </w:tcPr>
          <w:p w14:paraId="22CBF8A8" w14:textId="4C136154" w:rsidR="003917D4" w:rsidRPr="003917D4" w:rsidRDefault="003917D4">
            <w:pPr>
              <w:pStyle w:val="TableContents"/>
              <w:jc w:val="center"/>
            </w:pPr>
            <w:r w:rsidRPr="003917D4">
              <w:t>Covers</w:t>
            </w:r>
            <w:r w:rsidR="006F3DA9">
              <w:t xml:space="preserve"> encloser containing amplifier.</w:t>
            </w:r>
          </w:p>
        </w:tc>
        <w:tc>
          <w:tcPr>
            <w:tcW w:w="1273" w:type="dxa"/>
            <w:tcMar>
              <w:top w:w="0" w:type="dxa"/>
              <w:left w:w="0" w:type="dxa"/>
              <w:right w:w="45" w:type="dxa"/>
            </w:tcMar>
            <w:vAlign w:val="center"/>
          </w:tcPr>
          <w:p w14:paraId="060F1CA0" w14:textId="0A80EC73" w:rsidR="003917D4" w:rsidRPr="003917D4" w:rsidRDefault="006F3DA9">
            <w:pPr>
              <w:pStyle w:val="TableContents"/>
              <w:jc w:val="center"/>
            </w:pPr>
            <w:r w:rsidRPr="006F3DA9">
              <w:t>3D Filaments PLA (1.75 mm)</w:t>
            </w:r>
          </w:p>
        </w:tc>
        <w:tc>
          <w:tcPr>
            <w:tcW w:w="1273" w:type="dxa"/>
          </w:tcPr>
          <w:p w14:paraId="3D5737E1" w14:textId="77777777" w:rsidR="003917D4" w:rsidRPr="003917D4" w:rsidRDefault="003917D4">
            <w:pPr>
              <w:pStyle w:val="TableContents"/>
              <w:jc w:val="center"/>
            </w:pPr>
          </w:p>
        </w:tc>
      </w:tr>
      <w:tr w:rsidR="003917D4" w:rsidRPr="003917D4" w14:paraId="5DCEB763" w14:textId="56077726" w:rsidTr="003917D4">
        <w:tc>
          <w:tcPr>
            <w:tcW w:w="832" w:type="dxa"/>
            <w:tcMar>
              <w:top w:w="0" w:type="dxa"/>
            </w:tcMar>
            <w:vAlign w:val="center"/>
          </w:tcPr>
          <w:p w14:paraId="389F043F" w14:textId="77777777" w:rsidR="003917D4" w:rsidRPr="003917D4" w:rsidRDefault="003917D4">
            <w:pPr>
              <w:pStyle w:val="TableContents"/>
              <w:jc w:val="center"/>
              <w:rPr>
                <w:rFonts w:ascii="Roboto" w:hAnsi="Roboto"/>
              </w:rPr>
            </w:pPr>
            <w:r w:rsidRPr="003917D4">
              <w:rPr>
                <w:rFonts w:ascii="Roboto" w:hAnsi="Roboto"/>
              </w:rPr>
              <w:t>7</w:t>
            </w:r>
          </w:p>
        </w:tc>
        <w:tc>
          <w:tcPr>
            <w:tcW w:w="581" w:type="dxa"/>
          </w:tcPr>
          <w:p w14:paraId="65C88C99" w14:textId="57FD7830" w:rsidR="003917D4" w:rsidRPr="003917D4" w:rsidRDefault="003917D4">
            <w:pPr>
              <w:pStyle w:val="TableContents"/>
              <w:jc w:val="center"/>
              <w:rPr>
                <w:rFonts w:ascii="Roboto" w:hAnsi="Roboto"/>
              </w:rPr>
            </w:pPr>
            <w:r>
              <w:rPr>
                <w:rFonts w:ascii="Roboto" w:hAnsi="Roboto"/>
              </w:rPr>
              <w:t>1</w:t>
            </w:r>
          </w:p>
        </w:tc>
        <w:tc>
          <w:tcPr>
            <w:tcW w:w="1417" w:type="dxa"/>
          </w:tcPr>
          <w:p w14:paraId="1A743969" w14:textId="7A0C5003" w:rsidR="003917D4" w:rsidRPr="003917D4" w:rsidRDefault="003917D4">
            <w:pPr>
              <w:pStyle w:val="TableContents"/>
              <w:jc w:val="center"/>
              <w:rPr>
                <w:rFonts w:ascii="Roboto" w:hAnsi="Roboto"/>
              </w:rPr>
            </w:pPr>
            <w:r>
              <w:rPr>
                <w:rFonts w:ascii="Roboto" w:hAnsi="Roboto"/>
              </w:rPr>
              <w:t>Pressure Sensor</w:t>
            </w:r>
          </w:p>
        </w:tc>
        <w:tc>
          <w:tcPr>
            <w:tcW w:w="2127" w:type="dxa"/>
            <w:tcMar>
              <w:top w:w="0" w:type="dxa"/>
              <w:left w:w="0" w:type="dxa"/>
            </w:tcMar>
            <w:vAlign w:val="center"/>
          </w:tcPr>
          <w:p w14:paraId="4772A7DF" w14:textId="0615C509" w:rsidR="003917D4" w:rsidRPr="003917D4" w:rsidRDefault="003917D4">
            <w:pPr>
              <w:pStyle w:val="TableContents"/>
              <w:jc w:val="center"/>
              <w:rPr>
                <w:rFonts w:ascii="Roboto" w:hAnsi="Roboto"/>
              </w:rPr>
            </w:pPr>
            <w:r w:rsidRPr="003917D4">
              <w:rPr>
                <w:rFonts w:ascii="Roboto" w:hAnsi="Roboto"/>
              </w:rPr>
              <w:t>C-20009605-14</w:t>
            </w:r>
          </w:p>
        </w:tc>
        <w:tc>
          <w:tcPr>
            <w:tcW w:w="2835" w:type="dxa"/>
            <w:tcMar>
              <w:top w:w="0" w:type="dxa"/>
              <w:left w:w="0" w:type="dxa"/>
              <w:right w:w="45" w:type="dxa"/>
            </w:tcMar>
            <w:vAlign w:val="center"/>
          </w:tcPr>
          <w:p w14:paraId="149EFEB1" w14:textId="0D1304B3" w:rsidR="003917D4" w:rsidRPr="003917D4" w:rsidRDefault="003917D4">
            <w:pPr>
              <w:pStyle w:val="TableContents"/>
              <w:jc w:val="center"/>
            </w:pPr>
          </w:p>
        </w:tc>
        <w:tc>
          <w:tcPr>
            <w:tcW w:w="1273" w:type="dxa"/>
            <w:tcMar>
              <w:top w:w="0" w:type="dxa"/>
              <w:left w:w="0" w:type="dxa"/>
              <w:right w:w="45" w:type="dxa"/>
            </w:tcMar>
            <w:vAlign w:val="center"/>
          </w:tcPr>
          <w:p w14:paraId="329D7643" w14:textId="77777777" w:rsidR="003917D4" w:rsidRPr="003917D4" w:rsidRDefault="003917D4">
            <w:pPr>
              <w:pStyle w:val="TableContents"/>
              <w:jc w:val="center"/>
            </w:pPr>
            <w:r w:rsidRPr="003917D4">
              <w:t>Generic</w:t>
            </w:r>
          </w:p>
        </w:tc>
        <w:tc>
          <w:tcPr>
            <w:tcW w:w="1273" w:type="dxa"/>
          </w:tcPr>
          <w:p w14:paraId="7772C06C" w14:textId="77777777" w:rsidR="003917D4" w:rsidRPr="003917D4" w:rsidRDefault="003917D4">
            <w:pPr>
              <w:pStyle w:val="TableContents"/>
              <w:jc w:val="center"/>
            </w:pPr>
          </w:p>
        </w:tc>
      </w:tr>
      <w:tr w:rsidR="003917D4" w:rsidRPr="003917D4" w14:paraId="7C1DDF0F" w14:textId="084CE45A" w:rsidTr="003917D4">
        <w:tc>
          <w:tcPr>
            <w:tcW w:w="832" w:type="dxa"/>
            <w:tcMar>
              <w:top w:w="0" w:type="dxa"/>
            </w:tcMar>
            <w:vAlign w:val="center"/>
          </w:tcPr>
          <w:p w14:paraId="5E5E4301" w14:textId="77777777" w:rsidR="003917D4" w:rsidRPr="003917D4" w:rsidRDefault="003917D4">
            <w:pPr>
              <w:pStyle w:val="TableContents"/>
              <w:jc w:val="center"/>
              <w:rPr>
                <w:rFonts w:ascii="Roboto" w:hAnsi="Roboto"/>
              </w:rPr>
            </w:pPr>
            <w:r w:rsidRPr="003917D4">
              <w:rPr>
                <w:rFonts w:ascii="Roboto" w:hAnsi="Roboto"/>
              </w:rPr>
              <w:t>8</w:t>
            </w:r>
          </w:p>
        </w:tc>
        <w:tc>
          <w:tcPr>
            <w:tcW w:w="581" w:type="dxa"/>
          </w:tcPr>
          <w:p w14:paraId="3580AC02" w14:textId="31F8B975" w:rsidR="003917D4" w:rsidRPr="003917D4" w:rsidRDefault="003917D4">
            <w:pPr>
              <w:pStyle w:val="TableContents"/>
              <w:jc w:val="center"/>
              <w:rPr>
                <w:rFonts w:ascii="Roboto" w:hAnsi="Roboto"/>
              </w:rPr>
            </w:pPr>
            <w:r>
              <w:rPr>
                <w:rFonts w:ascii="Roboto" w:hAnsi="Roboto"/>
              </w:rPr>
              <w:t>1</w:t>
            </w:r>
          </w:p>
        </w:tc>
        <w:tc>
          <w:tcPr>
            <w:tcW w:w="1417" w:type="dxa"/>
          </w:tcPr>
          <w:p w14:paraId="4B1FCD34" w14:textId="2CB9AA62" w:rsidR="003917D4" w:rsidRPr="003917D4" w:rsidRDefault="003917D4">
            <w:pPr>
              <w:pStyle w:val="TableContents"/>
              <w:jc w:val="center"/>
              <w:rPr>
                <w:rFonts w:ascii="Roboto" w:hAnsi="Roboto"/>
              </w:rPr>
            </w:pPr>
            <w:r>
              <w:rPr>
                <w:rFonts w:ascii="Roboto" w:hAnsi="Roboto"/>
              </w:rPr>
              <w:t>Brake Lever</w:t>
            </w:r>
          </w:p>
        </w:tc>
        <w:tc>
          <w:tcPr>
            <w:tcW w:w="2127" w:type="dxa"/>
            <w:tcMar>
              <w:top w:w="0" w:type="dxa"/>
              <w:left w:w="0" w:type="dxa"/>
            </w:tcMar>
            <w:vAlign w:val="center"/>
          </w:tcPr>
          <w:p w14:paraId="613D68BC" w14:textId="77CB3E3E" w:rsidR="003917D4" w:rsidRPr="003917D4" w:rsidRDefault="003917D4">
            <w:pPr>
              <w:pStyle w:val="TableContents"/>
              <w:jc w:val="center"/>
              <w:rPr>
                <w:rFonts w:ascii="Roboto" w:hAnsi="Roboto"/>
              </w:rPr>
            </w:pPr>
            <w:proofErr w:type="spellStart"/>
            <w:r w:rsidRPr="003917D4">
              <w:rPr>
                <w:rFonts w:ascii="Roboto" w:hAnsi="Roboto"/>
              </w:rPr>
              <w:t>Brake_lever_dummy</w:t>
            </w:r>
            <w:proofErr w:type="spellEnd"/>
          </w:p>
        </w:tc>
        <w:tc>
          <w:tcPr>
            <w:tcW w:w="2835" w:type="dxa"/>
            <w:tcMar>
              <w:top w:w="0" w:type="dxa"/>
              <w:left w:w="0" w:type="dxa"/>
              <w:right w:w="45" w:type="dxa"/>
            </w:tcMar>
            <w:vAlign w:val="center"/>
          </w:tcPr>
          <w:p w14:paraId="0BE7D94E" w14:textId="333041E1" w:rsidR="003917D4" w:rsidRPr="003917D4" w:rsidRDefault="006F3DA9">
            <w:pPr>
              <w:pStyle w:val="TableContents"/>
              <w:jc w:val="center"/>
            </w:pPr>
            <w:r>
              <w:t>Brake lever for cable operated brakes with an M10x1 mm thread for cable tension adjustment.</w:t>
            </w:r>
          </w:p>
        </w:tc>
        <w:tc>
          <w:tcPr>
            <w:tcW w:w="1273" w:type="dxa"/>
            <w:tcMar>
              <w:top w:w="0" w:type="dxa"/>
              <w:left w:w="0" w:type="dxa"/>
              <w:right w:w="45" w:type="dxa"/>
            </w:tcMar>
            <w:vAlign w:val="center"/>
          </w:tcPr>
          <w:p w14:paraId="5888331E" w14:textId="0883EE20" w:rsidR="003917D4" w:rsidRPr="003917D4" w:rsidRDefault="006F3DA9">
            <w:pPr>
              <w:pStyle w:val="TableContents"/>
              <w:jc w:val="center"/>
            </w:pPr>
            <w:proofErr w:type="spellStart"/>
            <w:r>
              <w:t>Aluminium</w:t>
            </w:r>
            <w:proofErr w:type="spellEnd"/>
            <w:r>
              <w:t xml:space="preserve"> Alloy</w:t>
            </w:r>
          </w:p>
        </w:tc>
        <w:tc>
          <w:tcPr>
            <w:tcW w:w="1273" w:type="dxa"/>
          </w:tcPr>
          <w:p w14:paraId="08E10094" w14:textId="77777777" w:rsidR="003917D4" w:rsidRPr="003917D4" w:rsidRDefault="003917D4">
            <w:pPr>
              <w:pStyle w:val="TableContents"/>
              <w:jc w:val="center"/>
            </w:pPr>
          </w:p>
        </w:tc>
      </w:tr>
      <w:tr w:rsidR="003917D4" w:rsidRPr="003917D4" w14:paraId="3C7CD906" w14:textId="3ADFE3DD" w:rsidTr="003917D4">
        <w:tc>
          <w:tcPr>
            <w:tcW w:w="832" w:type="dxa"/>
            <w:tcMar>
              <w:top w:w="0" w:type="dxa"/>
            </w:tcMar>
            <w:vAlign w:val="center"/>
          </w:tcPr>
          <w:p w14:paraId="21034880" w14:textId="77777777" w:rsidR="003917D4" w:rsidRPr="003917D4" w:rsidRDefault="003917D4">
            <w:pPr>
              <w:pStyle w:val="TableContents"/>
              <w:jc w:val="center"/>
              <w:rPr>
                <w:rFonts w:ascii="Roboto" w:hAnsi="Roboto"/>
              </w:rPr>
            </w:pPr>
            <w:r w:rsidRPr="003917D4">
              <w:rPr>
                <w:rFonts w:ascii="Roboto" w:hAnsi="Roboto"/>
              </w:rPr>
              <w:t>9</w:t>
            </w:r>
          </w:p>
        </w:tc>
        <w:tc>
          <w:tcPr>
            <w:tcW w:w="581" w:type="dxa"/>
          </w:tcPr>
          <w:p w14:paraId="382B9F5D" w14:textId="2DEF8630" w:rsidR="003917D4" w:rsidRPr="003917D4" w:rsidRDefault="003917D4">
            <w:pPr>
              <w:pStyle w:val="TableContents"/>
              <w:jc w:val="center"/>
              <w:rPr>
                <w:rFonts w:ascii="Roboto" w:hAnsi="Roboto"/>
              </w:rPr>
            </w:pPr>
            <w:r>
              <w:rPr>
                <w:rFonts w:ascii="Roboto" w:hAnsi="Roboto"/>
              </w:rPr>
              <w:t>1</w:t>
            </w:r>
          </w:p>
        </w:tc>
        <w:tc>
          <w:tcPr>
            <w:tcW w:w="1417" w:type="dxa"/>
          </w:tcPr>
          <w:p w14:paraId="6CC1500D" w14:textId="6D00F329" w:rsidR="003917D4" w:rsidRPr="003917D4" w:rsidRDefault="003917D4">
            <w:pPr>
              <w:pStyle w:val="TableContents"/>
              <w:jc w:val="center"/>
              <w:rPr>
                <w:rFonts w:ascii="Roboto" w:hAnsi="Roboto"/>
              </w:rPr>
            </w:pPr>
            <w:r>
              <w:rPr>
                <w:rFonts w:ascii="Roboto" w:hAnsi="Roboto"/>
              </w:rPr>
              <w:t>Brake Cable</w:t>
            </w:r>
          </w:p>
        </w:tc>
        <w:tc>
          <w:tcPr>
            <w:tcW w:w="2127" w:type="dxa"/>
            <w:tcMar>
              <w:top w:w="0" w:type="dxa"/>
              <w:left w:w="0" w:type="dxa"/>
            </w:tcMar>
            <w:vAlign w:val="center"/>
          </w:tcPr>
          <w:p w14:paraId="16010855" w14:textId="1E102753" w:rsidR="003917D4" w:rsidRPr="003917D4" w:rsidRDefault="003917D4">
            <w:pPr>
              <w:pStyle w:val="TableContents"/>
              <w:jc w:val="center"/>
              <w:rPr>
                <w:rFonts w:ascii="Roboto" w:hAnsi="Roboto"/>
              </w:rPr>
            </w:pPr>
            <w:proofErr w:type="spellStart"/>
            <w:r w:rsidRPr="003917D4">
              <w:rPr>
                <w:rFonts w:ascii="Roboto" w:hAnsi="Roboto"/>
              </w:rPr>
              <w:t>Brake_cable</w:t>
            </w:r>
            <w:proofErr w:type="spellEnd"/>
          </w:p>
        </w:tc>
        <w:tc>
          <w:tcPr>
            <w:tcW w:w="2835" w:type="dxa"/>
            <w:tcMar>
              <w:top w:w="0" w:type="dxa"/>
              <w:left w:w="0" w:type="dxa"/>
              <w:right w:w="45" w:type="dxa"/>
            </w:tcMar>
            <w:vAlign w:val="center"/>
          </w:tcPr>
          <w:p w14:paraId="40A95056" w14:textId="77777777" w:rsidR="003917D4" w:rsidRPr="003917D4" w:rsidRDefault="003917D4">
            <w:pPr>
              <w:pStyle w:val="TableContents"/>
              <w:jc w:val="center"/>
            </w:pPr>
            <w:r w:rsidRPr="003917D4">
              <w:t>Standard bicycle brake cable</w:t>
            </w:r>
          </w:p>
        </w:tc>
        <w:tc>
          <w:tcPr>
            <w:tcW w:w="1273" w:type="dxa"/>
            <w:tcMar>
              <w:top w:w="0" w:type="dxa"/>
              <w:left w:w="0" w:type="dxa"/>
              <w:right w:w="45" w:type="dxa"/>
            </w:tcMar>
            <w:vAlign w:val="center"/>
          </w:tcPr>
          <w:p w14:paraId="3A7BDA92" w14:textId="141BA01B" w:rsidR="003917D4" w:rsidRPr="003917D4" w:rsidRDefault="006F3DA9">
            <w:pPr>
              <w:pStyle w:val="TableContents"/>
              <w:rPr>
                <w:sz w:val="4"/>
                <w:szCs w:val="4"/>
              </w:rPr>
            </w:pPr>
            <w:r>
              <w:t>Steel cable</w:t>
            </w:r>
          </w:p>
        </w:tc>
        <w:tc>
          <w:tcPr>
            <w:tcW w:w="1273" w:type="dxa"/>
          </w:tcPr>
          <w:p w14:paraId="3A3574AB" w14:textId="77777777" w:rsidR="003917D4" w:rsidRPr="003917D4" w:rsidRDefault="003917D4">
            <w:pPr>
              <w:pStyle w:val="TableContents"/>
              <w:rPr>
                <w:sz w:val="4"/>
                <w:szCs w:val="4"/>
              </w:rPr>
            </w:pPr>
          </w:p>
        </w:tc>
      </w:tr>
      <w:tr w:rsidR="003917D4" w:rsidRPr="003917D4" w14:paraId="0BC700DB" w14:textId="2FC9A6BA" w:rsidTr="003917D4">
        <w:tc>
          <w:tcPr>
            <w:tcW w:w="832" w:type="dxa"/>
            <w:tcMar>
              <w:top w:w="0" w:type="dxa"/>
            </w:tcMar>
            <w:vAlign w:val="center"/>
          </w:tcPr>
          <w:p w14:paraId="15132191" w14:textId="656C6943" w:rsidR="003917D4" w:rsidRPr="003917D4" w:rsidRDefault="003917D4">
            <w:pPr>
              <w:pStyle w:val="TableContents"/>
              <w:jc w:val="center"/>
              <w:rPr>
                <w:rFonts w:ascii="Roboto" w:hAnsi="Roboto"/>
              </w:rPr>
            </w:pPr>
            <w:r>
              <w:rPr>
                <w:rFonts w:ascii="Roboto" w:hAnsi="Roboto"/>
              </w:rPr>
              <w:t>10</w:t>
            </w:r>
          </w:p>
        </w:tc>
        <w:tc>
          <w:tcPr>
            <w:tcW w:w="581" w:type="dxa"/>
          </w:tcPr>
          <w:p w14:paraId="19FB629D" w14:textId="0B0F0B48" w:rsidR="003917D4" w:rsidRDefault="003917D4">
            <w:pPr>
              <w:pStyle w:val="TableContents"/>
              <w:jc w:val="center"/>
              <w:rPr>
                <w:rFonts w:ascii="Roboto" w:hAnsi="Roboto"/>
              </w:rPr>
            </w:pPr>
            <w:r>
              <w:rPr>
                <w:rFonts w:ascii="Roboto" w:hAnsi="Roboto"/>
              </w:rPr>
              <w:t>1</w:t>
            </w:r>
          </w:p>
        </w:tc>
        <w:tc>
          <w:tcPr>
            <w:tcW w:w="1417" w:type="dxa"/>
          </w:tcPr>
          <w:p w14:paraId="5C02D795" w14:textId="3CA5E3FA" w:rsidR="003917D4" w:rsidRDefault="003917D4">
            <w:pPr>
              <w:pStyle w:val="TableContents"/>
              <w:jc w:val="center"/>
              <w:rPr>
                <w:rFonts w:ascii="Roboto" w:hAnsi="Roboto"/>
              </w:rPr>
            </w:pPr>
            <w:r>
              <w:rPr>
                <w:rFonts w:ascii="Roboto" w:hAnsi="Roboto"/>
              </w:rPr>
              <w:t>Grid Circuit Board</w:t>
            </w:r>
          </w:p>
        </w:tc>
        <w:tc>
          <w:tcPr>
            <w:tcW w:w="2127" w:type="dxa"/>
            <w:tcMar>
              <w:top w:w="0" w:type="dxa"/>
              <w:left w:w="0" w:type="dxa"/>
            </w:tcMar>
            <w:vAlign w:val="center"/>
          </w:tcPr>
          <w:p w14:paraId="741551F5" w14:textId="0786D999" w:rsidR="003917D4" w:rsidRPr="003917D4" w:rsidRDefault="003917D4">
            <w:pPr>
              <w:pStyle w:val="TableContents"/>
              <w:jc w:val="center"/>
              <w:rPr>
                <w:rFonts w:ascii="Roboto" w:hAnsi="Roboto"/>
              </w:rPr>
            </w:pPr>
          </w:p>
        </w:tc>
        <w:tc>
          <w:tcPr>
            <w:tcW w:w="2835" w:type="dxa"/>
            <w:tcMar>
              <w:top w:w="0" w:type="dxa"/>
              <w:left w:w="0" w:type="dxa"/>
              <w:right w:w="45" w:type="dxa"/>
            </w:tcMar>
            <w:vAlign w:val="center"/>
          </w:tcPr>
          <w:p w14:paraId="70F6143E" w14:textId="271F14DE" w:rsidR="003917D4" w:rsidRPr="003917D4" w:rsidRDefault="006F3DA9">
            <w:pPr>
              <w:pStyle w:val="TableContents"/>
              <w:jc w:val="center"/>
            </w:pPr>
            <w:r>
              <w:t xml:space="preserve">Grid circuit board to be cut to fit the enclosure. Holds amplifier and connects wires. </w:t>
            </w:r>
            <w:r>
              <w:rPr>
                <w:rFonts w:ascii="Roboto" w:hAnsi="Roboto"/>
              </w:rPr>
              <w:t>N</w:t>
            </w:r>
            <w:r>
              <w:rPr>
                <w:rFonts w:ascii="Roboto" w:hAnsi="Roboto"/>
              </w:rPr>
              <w:t>ot shown in drawing</w:t>
            </w:r>
          </w:p>
        </w:tc>
        <w:tc>
          <w:tcPr>
            <w:tcW w:w="1273" w:type="dxa"/>
            <w:tcMar>
              <w:top w:w="0" w:type="dxa"/>
              <w:left w:w="0" w:type="dxa"/>
              <w:right w:w="45" w:type="dxa"/>
            </w:tcMar>
            <w:vAlign w:val="center"/>
          </w:tcPr>
          <w:p w14:paraId="2B739279" w14:textId="16C3773E" w:rsidR="003917D4" w:rsidRPr="003917D4" w:rsidRDefault="006F3DA9">
            <w:pPr>
              <w:pStyle w:val="TableContents"/>
              <w:rPr>
                <w:sz w:val="4"/>
                <w:szCs w:val="4"/>
              </w:rPr>
            </w:pPr>
            <w:r>
              <w:t>Laminated circuit board</w:t>
            </w:r>
          </w:p>
        </w:tc>
        <w:tc>
          <w:tcPr>
            <w:tcW w:w="1273" w:type="dxa"/>
          </w:tcPr>
          <w:p w14:paraId="660E08E8" w14:textId="5E5E050A" w:rsidR="003917D4" w:rsidRPr="003917D4" w:rsidRDefault="006F3DA9">
            <w:pPr>
              <w:pStyle w:val="TableContents"/>
              <w:rPr>
                <w:sz w:val="4"/>
                <w:szCs w:val="4"/>
              </w:rPr>
            </w:pPr>
            <w:r>
              <w:rPr>
                <w:sz w:val="4"/>
                <w:szCs w:val="4"/>
              </w:rPr>
              <w:t>Product example</w:t>
            </w:r>
          </w:p>
        </w:tc>
      </w:tr>
      <w:tr w:rsidR="006F3DA9" w:rsidRPr="003917D4" w14:paraId="4D8F9692" w14:textId="77777777" w:rsidTr="003917D4">
        <w:tc>
          <w:tcPr>
            <w:tcW w:w="832" w:type="dxa"/>
            <w:tcMar>
              <w:top w:w="0" w:type="dxa"/>
            </w:tcMar>
            <w:vAlign w:val="center"/>
          </w:tcPr>
          <w:p w14:paraId="22365743" w14:textId="73721869" w:rsidR="006F3DA9" w:rsidRDefault="006F3DA9">
            <w:pPr>
              <w:pStyle w:val="TableContents"/>
              <w:jc w:val="center"/>
              <w:rPr>
                <w:rFonts w:ascii="Roboto" w:hAnsi="Roboto"/>
              </w:rPr>
            </w:pPr>
            <w:r>
              <w:rPr>
                <w:rFonts w:ascii="Roboto" w:hAnsi="Roboto"/>
              </w:rPr>
              <w:t>11</w:t>
            </w:r>
          </w:p>
        </w:tc>
        <w:tc>
          <w:tcPr>
            <w:tcW w:w="581" w:type="dxa"/>
          </w:tcPr>
          <w:p w14:paraId="19BE6183" w14:textId="7B1F71DF" w:rsidR="006F3DA9" w:rsidRDefault="006F3DA9">
            <w:pPr>
              <w:pStyle w:val="TableContents"/>
              <w:jc w:val="center"/>
              <w:rPr>
                <w:rFonts w:ascii="Roboto" w:hAnsi="Roboto"/>
              </w:rPr>
            </w:pPr>
            <w:r>
              <w:rPr>
                <w:rFonts w:ascii="Roboto" w:hAnsi="Roboto"/>
              </w:rPr>
              <w:t>1</w:t>
            </w:r>
          </w:p>
        </w:tc>
        <w:tc>
          <w:tcPr>
            <w:tcW w:w="1417" w:type="dxa"/>
          </w:tcPr>
          <w:p w14:paraId="37AF8C99" w14:textId="70BAF93E" w:rsidR="006F3DA9" w:rsidRDefault="006F3DA9">
            <w:pPr>
              <w:pStyle w:val="TableContents"/>
              <w:jc w:val="center"/>
              <w:rPr>
                <w:rFonts w:ascii="Roboto" w:hAnsi="Roboto"/>
              </w:rPr>
            </w:pPr>
            <w:r>
              <w:rPr>
                <w:rFonts w:ascii="Roboto" w:hAnsi="Roboto"/>
              </w:rPr>
              <w:t>Amplifier</w:t>
            </w:r>
          </w:p>
        </w:tc>
        <w:tc>
          <w:tcPr>
            <w:tcW w:w="2127" w:type="dxa"/>
            <w:tcMar>
              <w:top w:w="0" w:type="dxa"/>
              <w:left w:w="0" w:type="dxa"/>
            </w:tcMar>
            <w:vAlign w:val="center"/>
          </w:tcPr>
          <w:p w14:paraId="64B19149" w14:textId="7448FB38" w:rsidR="006F3DA9" w:rsidRDefault="006F3DA9">
            <w:pPr>
              <w:pStyle w:val="TableContents"/>
              <w:jc w:val="center"/>
              <w:rPr>
                <w:rFonts w:ascii="Roboto" w:hAnsi="Roboto"/>
              </w:rPr>
            </w:pPr>
            <w:r w:rsidRPr="006F3DA9">
              <w:t>Burr-Brown INA125 Instrumentation Amplifier</w:t>
            </w:r>
          </w:p>
        </w:tc>
        <w:tc>
          <w:tcPr>
            <w:tcW w:w="2835" w:type="dxa"/>
            <w:tcMar>
              <w:top w:w="0" w:type="dxa"/>
              <w:left w:w="0" w:type="dxa"/>
              <w:right w:w="45" w:type="dxa"/>
            </w:tcMar>
            <w:vAlign w:val="center"/>
          </w:tcPr>
          <w:p w14:paraId="0B1F9735" w14:textId="09FC3AF8" w:rsidR="006F3DA9" w:rsidRDefault="006F3DA9">
            <w:pPr>
              <w:pStyle w:val="TableContents"/>
              <w:jc w:val="center"/>
            </w:pPr>
            <w:r>
              <w:t>Amplifies load cell signal for transmission to Arduino. N</w:t>
            </w:r>
            <w:r>
              <w:rPr>
                <w:rFonts w:ascii="Roboto" w:hAnsi="Roboto"/>
              </w:rPr>
              <w:t>ot shown in drawing</w:t>
            </w:r>
            <w:r>
              <w:rPr>
                <w:rFonts w:ascii="Roboto" w:hAnsi="Roboto"/>
              </w:rPr>
              <w:t>.</w:t>
            </w:r>
          </w:p>
        </w:tc>
        <w:tc>
          <w:tcPr>
            <w:tcW w:w="1273" w:type="dxa"/>
            <w:tcMar>
              <w:top w:w="0" w:type="dxa"/>
              <w:left w:w="0" w:type="dxa"/>
              <w:right w:w="45" w:type="dxa"/>
            </w:tcMar>
            <w:vAlign w:val="center"/>
          </w:tcPr>
          <w:p w14:paraId="55F87F21" w14:textId="33820D5E" w:rsidR="006F3DA9" w:rsidRDefault="009B33D9">
            <w:pPr>
              <w:pStyle w:val="TableContents"/>
            </w:pPr>
            <w:r>
              <w:t>Semi-conductor</w:t>
            </w:r>
          </w:p>
        </w:tc>
        <w:tc>
          <w:tcPr>
            <w:tcW w:w="1273" w:type="dxa"/>
          </w:tcPr>
          <w:p w14:paraId="3931FBA4" w14:textId="0B0EFB13" w:rsidR="006F3DA9" w:rsidRPr="003917D4" w:rsidRDefault="006F3DA9">
            <w:pPr>
              <w:pStyle w:val="TableContents"/>
              <w:rPr>
                <w:sz w:val="4"/>
                <w:szCs w:val="4"/>
              </w:rPr>
            </w:pPr>
            <w:hyperlink r:id="rId14" w:history="1">
              <w:r>
                <w:rPr>
                  <w:rStyle w:val="Hyperlink"/>
                </w:rPr>
                <w:t>Burr-Brown INA125 Instrumentation Amplifier</w:t>
              </w:r>
            </w:hyperlink>
          </w:p>
        </w:tc>
      </w:tr>
    </w:tbl>
    <w:p w14:paraId="1C9E87AF" w14:textId="77777777" w:rsidR="00A956DD" w:rsidRDefault="00A956DD"/>
    <w:p w14:paraId="08C80983" w14:textId="77777777" w:rsidR="00A956DD" w:rsidRDefault="00000000">
      <w:pPr>
        <w:pStyle w:val="Kopfzeile"/>
        <w:rPr>
          <w:rFonts w:ascii="Times New Roman" w:hAnsi="Times New Roman" w:cs="Times New Roman"/>
          <w:sz w:val="24"/>
          <w:szCs w:val="24"/>
        </w:rPr>
      </w:pPr>
      <w:r>
        <w:t>Figure 6:</w:t>
      </w:r>
      <w:r>
        <w:rPr>
          <w:i/>
          <w:iCs/>
        </w:rPr>
        <w:t xml:space="preserve"> </w:t>
      </w:r>
      <w:r>
        <w:rPr>
          <w:rFonts w:ascii="Times New Roman" w:eastAsia="Times New Roman" w:hAnsi="Times New Roman" w:cs="Times New Roman"/>
          <w:i/>
          <w:iCs/>
          <w:sz w:val="24"/>
          <w:szCs w:val="24"/>
        </w:rPr>
        <w:t xml:space="preserve">Table - Bill </w:t>
      </w:r>
      <w:proofErr w:type="gramStart"/>
      <w:r>
        <w:rPr>
          <w:rFonts w:ascii="Times New Roman" w:eastAsia="Times New Roman" w:hAnsi="Times New Roman" w:cs="Times New Roman"/>
          <w:i/>
          <w:iCs/>
          <w:sz w:val="24"/>
          <w:szCs w:val="24"/>
        </w:rPr>
        <w:t>Of</w:t>
      </w:r>
      <w:proofErr w:type="gramEnd"/>
      <w:r>
        <w:rPr>
          <w:rFonts w:ascii="Times New Roman" w:eastAsia="Times New Roman" w:hAnsi="Times New Roman" w:cs="Times New Roman"/>
          <w:i/>
          <w:iCs/>
          <w:sz w:val="24"/>
          <w:szCs w:val="24"/>
        </w:rPr>
        <w:t xml:space="preserve"> Materials (BOM)</w:t>
      </w:r>
      <w:r>
        <w:rPr>
          <w:rFonts w:ascii="Times New Roman" w:hAnsi="Times New Roman" w:cs="Times New Roman"/>
          <w:sz w:val="24"/>
          <w:szCs w:val="24"/>
        </w:rPr>
        <w:t xml:space="preserve">. </w:t>
      </w:r>
    </w:p>
    <w:p w14:paraId="7D219E42" w14:textId="77777777" w:rsidR="00A956DD" w:rsidRDefault="00A956DD">
      <w:pPr>
        <w:pStyle w:val="berschrift4"/>
        <w:rPr>
          <w:u w:val="single"/>
        </w:rPr>
      </w:pPr>
    </w:p>
    <w:p w14:paraId="0DC1489C" w14:textId="77777777" w:rsidR="00A956DD" w:rsidRDefault="00000000">
      <w:pPr>
        <w:pStyle w:val="berschrift4"/>
        <w:rPr>
          <w:u w:val="single"/>
        </w:rPr>
      </w:pPr>
      <w:bookmarkStart w:id="21" w:name="__RefHeading___Toc734_2306785663"/>
      <w:bookmarkStart w:id="22" w:name="_Toc10"/>
      <w:bookmarkEnd w:id="21"/>
      <w:r>
        <w:rPr>
          <w:u w:val="single"/>
        </w:rPr>
        <w:t xml:space="preserve">2.3.1.1 Notes for Assembly and </w:t>
      </w:r>
      <w:proofErr w:type="gramStart"/>
      <w:r>
        <w:rPr>
          <w:u w:val="single"/>
        </w:rPr>
        <w:t>CAD  model</w:t>
      </w:r>
      <w:proofErr w:type="gramEnd"/>
      <w:r>
        <w:rPr>
          <w:u w:val="single"/>
        </w:rPr>
        <w:t>:</w:t>
      </w:r>
      <w:bookmarkEnd w:id="22"/>
      <w:commentRangeStart w:id="23"/>
      <w:commentRangeEnd w:id="23"/>
      <w:r>
        <w:commentReference w:id="23"/>
      </w:r>
      <w:r>
        <w:rPr>
          <w:u w:val="single"/>
        </w:rPr>
        <w:t xml:space="preserve"> </w:t>
      </w:r>
    </w:p>
    <w:p w14:paraId="4B0B3B19" w14:textId="77777777" w:rsidR="00A956DD" w:rsidRDefault="00A956DD">
      <w:pPr>
        <w:pStyle w:val="Textkrper"/>
        <w:spacing w:after="0"/>
        <w:ind w:left="709" w:hanging="360"/>
        <w:contextualSpacing/>
        <w:jc w:val="both"/>
        <w:rPr>
          <w:rFonts w:ascii="Arial" w:hAnsi="Arial" w:cs="Arial"/>
        </w:rPr>
      </w:pPr>
    </w:p>
    <w:p w14:paraId="08E7114A" w14:textId="77777777" w:rsidR="00A956DD" w:rsidRDefault="00A956DD">
      <w:pPr>
        <w:pStyle w:val="Textkrper"/>
        <w:spacing w:after="0"/>
        <w:ind w:left="709" w:hanging="360"/>
        <w:contextualSpacing/>
        <w:jc w:val="both"/>
        <w:rPr>
          <w:rFonts w:ascii="Arial" w:hAnsi="Arial" w:cs="Arial"/>
        </w:rPr>
      </w:pPr>
    </w:p>
    <w:p w14:paraId="238F0A3E" w14:textId="77777777" w:rsidR="00A956DD" w:rsidRDefault="00A956DD">
      <w:pPr>
        <w:pStyle w:val="Textkrper"/>
        <w:spacing w:after="0"/>
        <w:ind w:left="709" w:hanging="360"/>
        <w:contextualSpacing/>
        <w:jc w:val="both"/>
        <w:rPr>
          <w:rFonts w:ascii="Arial" w:hAnsi="Arial" w:cs="Arial"/>
        </w:rPr>
      </w:pPr>
    </w:p>
    <w:p w14:paraId="4188B581" w14:textId="77777777" w:rsidR="00A956DD" w:rsidRDefault="00A956DD">
      <w:pPr>
        <w:pStyle w:val="Textkrper"/>
        <w:spacing w:after="0"/>
        <w:ind w:left="709" w:hanging="360"/>
        <w:contextualSpacing/>
        <w:jc w:val="both"/>
        <w:rPr>
          <w:rFonts w:ascii="Arial" w:hAnsi="Arial" w:cs="Arial"/>
        </w:rPr>
      </w:pPr>
    </w:p>
    <w:p w14:paraId="34A7EC8E" w14:textId="77777777" w:rsidR="00A956DD" w:rsidRDefault="00A956DD">
      <w:pPr>
        <w:pStyle w:val="Textkrper"/>
        <w:spacing w:after="0"/>
        <w:ind w:left="709" w:hanging="360"/>
        <w:contextualSpacing/>
        <w:jc w:val="both"/>
        <w:rPr>
          <w:rFonts w:ascii="Arial" w:hAnsi="Arial" w:cs="Arial"/>
        </w:rPr>
      </w:pPr>
    </w:p>
    <w:p w14:paraId="292AE37F" w14:textId="77777777" w:rsidR="00A956DD" w:rsidRDefault="00A956DD"/>
    <w:p w14:paraId="6D6645CB" w14:textId="77777777" w:rsidR="00A956DD" w:rsidRDefault="00000000">
      <w:r>
        <w:br/>
      </w:r>
      <w:r>
        <w:br w:type="page"/>
      </w:r>
    </w:p>
    <w:p w14:paraId="0790619A" w14:textId="77777777" w:rsidR="00A956DD" w:rsidRDefault="00A956DD"/>
    <w:p w14:paraId="48FD1727" w14:textId="77777777" w:rsidR="00A956DD" w:rsidRDefault="00A956DD"/>
    <w:p w14:paraId="306E1493" w14:textId="77777777" w:rsidR="00A956DD" w:rsidRDefault="00A956DD"/>
    <w:p w14:paraId="0A182A57" w14:textId="77777777" w:rsidR="00A956DD" w:rsidRDefault="00000000">
      <w:pPr>
        <w:pStyle w:val="berschrift2"/>
      </w:pPr>
      <w:bookmarkStart w:id="24" w:name="__RefHeading___Toc738_2306785663"/>
      <w:bookmarkStart w:id="25" w:name="_Toc12"/>
      <w:bookmarkEnd w:id="24"/>
      <w:r>
        <w:t>3 Building Instructions</w:t>
      </w:r>
      <w:bookmarkEnd w:id="25"/>
    </w:p>
    <w:p w14:paraId="5C1D0466" w14:textId="77777777" w:rsidR="00A956DD" w:rsidRDefault="00000000">
      <w:pPr>
        <w:pStyle w:val="berschrift3"/>
        <w:rPr>
          <w:u w:val="single"/>
        </w:rPr>
      </w:pPr>
      <w:bookmarkStart w:id="26" w:name="__RefHeading___Toc740_2306785663"/>
      <w:bookmarkStart w:id="27" w:name="_Toc13"/>
      <w:bookmarkEnd w:id="26"/>
      <w:r>
        <w:rPr>
          <w:u w:val="single"/>
        </w:rPr>
        <w:t xml:space="preserve">3.1 </w:t>
      </w:r>
      <w:r>
        <w:rPr>
          <w:rStyle w:val="berschrift3Zchn"/>
          <w:u w:val="single"/>
        </w:rPr>
        <w:t xml:space="preserve">Mechanical </w:t>
      </w:r>
      <w:r>
        <w:rPr>
          <w:u w:val="single"/>
        </w:rPr>
        <w:t>Assembly</w:t>
      </w:r>
      <w:bookmarkEnd w:id="27"/>
    </w:p>
    <w:p w14:paraId="603EB11E" w14:textId="77777777" w:rsidR="00A956DD" w:rsidRDefault="00000000">
      <w:pPr>
        <w:rPr>
          <w:rFonts w:ascii="Arial" w:hAnsi="Arial" w:cs="Arial"/>
          <w:b/>
          <w:bCs/>
          <w:u w:val="single"/>
        </w:rPr>
      </w:pPr>
      <w:r>
        <w:t>The following steps provide a clear procedure to ensure your mechanical assembly of the Speed Sensor is precise and reliable.</w:t>
      </w:r>
    </w:p>
    <w:p w14:paraId="601DB399" w14:textId="77777777" w:rsidR="00A956DD" w:rsidRDefault="00000000">
      <w:pPr>
        <w:pStyle w:val="berschrift4"/>
      </w:pPr>
      <w:bookmarkStart w:id="28" w:name="__RefHeading___Toc742_2306785663"/>
      <w:bookmarkStart w:id="29" w:name="_Toc14"/>
      <w:bookmarkEnd w:id="28"/>
      <w:r>
        <w:rPr>
          <w:rStyle w:val="berschrift4Zchn"/>
          <w:u w:val="single"/>
        </w:rPr>
        <w:t>1. Preparation</w:t>
      </w:r>
      <w:bookmarkEnd w:id="29"/>
    </w:p>
    <w:p w14:paraId="6E7FDD67" w14:textId="77777777" w:rsidR="00A956DD" w:rsidRDefault="00000000">
      <w:pPr>
        <w:rPr>
          <w:rFonts w:ascii="Arial" w:hAnsi="Arial" w:cs="Arial"/>
        </w:rPr>
      </w:pPr>
      <w:r>
        <w:rPr>
          <w:rFonts w:eastAsia="Arial" w:cs="Arial"/>
          <w:color w:val="000000"/>
        </w:rPr>
        <w:t>Start by cleaning all the 3D printed parts—these include positions 1, 3, 4, 5, 6, 7, 8, 10, 11, and 12. Make sure to:</w:t>
      </w:r>
    </w:p>
    <w:p w14:paraId="3A5DBD0B" w14:textId="77777777" w:rsidR="00A956DD" w:rsidRDefault="00000000">
      <w:pPr>
        <w:pStyle w:val="Listenabsatz"/>
        <w:numPr>
          <w:ilvl w:val="0"/>
          <w:numId w:val="1"/>
        </w:numPr>
        <w:spacing w:after="0"/>
        <w:rPr>
          <w:rFonts w:ascii="Arial" w:hAnsi="Arial" w:cs="Arial"/>
        </w:rPr>
      </w:pPr>
      <w:r>
        <w:rPr>
          <w:rFonts w:eastAsia="Arial" w:cs="Arial"/>
          <w:color w:val="000000"/>
        </w:rPr>
        <w:t>Remove any leftover plastic or rough edges.</w:t>
      </w:r>
    </w:p>
    <w:p w14:paraId="392A15CE" w14:textId="77777777" w:rsidR="00A956DD" w:rsidRDefault="00000000">
      <w:pPr>
        <w:pStyle w:val="Listenabsatz"/>
        <w:numPr>
          <w:ilvl w:val="0"/>
          <w:numId w:val="1"/>
        </w:numPr>
        <w:rPr>
          <w:rFonts w:ascii="Arial" w:hAnsi="Arial" w:cs="Arial"/>
        </w:rPr>
      </w:pPr>
      <w:r>
        <w:rPr>
          <w:rFonts w:eastAsia="Arial" w:cs="Arial"/>
          <w:color w:val="000000"/>
        </w:rPr>
        <w:t>Lightly sand or round off any sharp corners so that all joining surfaces are smooth and flush.</w:t>
      </w:r>
    </w:p>
    <w:p w14:paraId="1E934C44" w14:textId="77777777" w:rsidR="00A956DD" w:rsidRDefault="00000000">
      <w:pPr>
        <w:rPr>
          <w:rFonts w:ascii="Arial" w:hAnsi="Arial" w:cs="Arial"/>
        </w:rPr>
      </w:pPr>
      <w:r>
        <w:rPr>
          <w:rFonts w:eastAsia="Arial" w:cs="Arial"/>
          <w:color w:val="000000"/>
        </w:rPr>
        <w:t>Next, gather all the necessary hardware and adhesives:</w:t>
      </w:r>
    </w:p>
    <w:p w14:paraId="13E18AAC" w14:textId="77777777" w:rsidR="00A956DD" w:rsidRDefault="00000000">
      <w:pPr>
        <w:pStyle w:val="Listenabsatz"/>
        <w:numPr>
          <w:ilvl w:val="0"/>
          <w:numId w:val="2"/>
        </w:numPr>
        <w:spacing w:after="0"/>
        <w:rPr>
          <w:rFonts w:ascii="Arial" w:hAnsi="Arial" w:cs="Arial"/>
        </w:rPr>
      </w:pPr>
      <w:r>
        <w:rPr>
          <w:rFonts w:eastAsia="Arial" w:cs="Arial"/>
          <w:b/>
          <w:color w:val="000000"/>
        </w:rPr>
        <w:t>Glue</w:t>
      </w:r>
      <w:r>
        <w:rPr>
          <w:rFonts w:eastAsia="Arial" w:cs="Arial"/>
          <w:color w:val="000000"/>
        </w:rPr>
        <w:t>: Use rapid-setting cyanoacrylate (also called “seconds” glue) for bonding plastic components.</w:t>
      </w:r>
    </w:p>
    <w:p w14:paraId="4E91A447" w14:textId="77777777" w:rsidR="00A956DD" w:rsidRDefault="00000000">
      <w:pPr>
        <w:pStyle w:val="Listenabsatz"/>
        <w:numPr>
          <w:ilvl w:val="0"/>
          <w:numId w:val="2"/>
        </w:numPr>
        <w:spacing w:after="0"/>
        <w:rPr>
          <w:rFonts w:ascii="Arial" w:hAnsi="Arial" w:cs="Arial"/>
        </w:rPr>
      </w:pPr>
      <w:r>
        <w:rPr>
          <w:rFonts w:eastAsia="Arial" w:cs="Arial"/>
          <w:b/>
          <w:color w:val="000000"/>
        </w:rPr>
        <w:t>Ball Bearings</w:t>
      </w:r>
      <w:r>
        <w:rPr>
          <w:rFonts w:eastAsia="Arial" w:cs="Arial"/>
          <w:color w:val="000000"/>
        </w:rPr>
        <w:t>: F-688 type, quantity: 2 (Position 4).</w:t>
      </w:r>
    </w:p>
    <w:p w14:paraId="44580FAF" w14:textId="77777777" w:rsidR="00A956DD" w:rsidRDefault="00000000">
      <w:pPr>
        <w:pStyle w:val="Listenabsatz"/>
        <w:numPr>
          <w:ilvl w:val="0"/>
          <w:numId w:val="2"/>
        </w:numPr>
        <w:spacing w:after="0"/>
        <w:rPr>
          <w:rFonts w:ascii="Arial" w:hAnsi="Arial" w:cs="Arial"/>
        </w:rPr>
      </w:pPr>
      <w:r>
        <w:rPr>
          <w:rFonts w:eastAsia="Arial" w:cs="Arial"/>
          <w:b/>
          <w:color w:val="000000"/>
        </w:rPr>
        <w:t>Washers</w:t>
      </w:r>
      <w:r>
        <w:rPr>
          <w:rFonts w:eastAsia="Arial" w:cs="Arial"/>
          <w:color w:val="000000"/>
        </w:rPr>
        <w:t>: Flat metal washers, quantity: 2 (Position 5).</w:t>
      </w:r>
    </w:p>
    <w:p w14:paraId="015E88E4" w14:textId="77777777" w:rsidR="00A956DD" w:rsidRDefault="00000000">
      <w:pPr>
        <w:pStyle w:val="Listenabsatz"/>
        <w:numPr>
          <w:ilvl w:val="0"/>
          <w:numId w:val="2"/>
        </w:numPr>
        <w:spacing w:after="0"/>
        <w:rPr>
          <w:rFonts w:ascii="Arial" w:hAnsi="Arial" w:cs="Arial"/>
        </w:rPr>
      </w:pPr>
      <w:r>
        <w:rPr>
          <w:rFonts w:eastAsia="Arial" w:cs="Arial"/>
          <w:b/>
          <w:color w:val="000000"/>
        </w:rPr>
        <w:t>Lock Ring</w:t>
      </w:r>
      <w:r>
        <w:rPr>
          <w:rFonts w:eastAsia="Arial" w:cs="Arial"/>
          <w:color w:val="000000"/>
        </w:rPr>
        <w:t>: Retaining ring (Position 6).</w:t>
      </w:r>
    </w:p>
    <w:p w14:paraId="22B63DEA" w14:textId="77777777" w:rsidR="00A956DD" w:rsidRDefault="00000000">
      <w:pPr>
        <w:pStyle w:val="Listenabsatz"/>
        <w:numPr>
          <w:ilvl w:val="0"/>
          <w:numId w:val="2"/>
        </w:numPr>
        <w:spacing w:after="0"/>
        <w:rPr>
          <w:rFonts w:ascii="Arial" w:hAnsi="Arial" w:cs="Arial"/>
        </w:rPr>
      </w:pPr>
      <w:r>
        <w:rPr>
          <w:rFonts w:eastAsia="Arial" w:cs="Arial"/>
          <w:b/>
          <w:color w:val="000000"/>
        </w:rPr>
        <w:t>Screws</w:t>
      </w:r>
      <w:r>
        <w:rPr>
          <w:rFonts w:eastAsia="Arial" w:cs="Arial"/>
          <w:color w:val="000000"/>
        </w:rPr>
        <w:t xml:space="preserve">: Small </w:t>
      </w:r>
      <w:r>
        <w:rPr>
          <w:rFonts w:eastAsia="Arial" w:cs="Arial"/>
          <w:i/>
          <w:color w:val="000000"/>
        </w:rPr>
        <w:t xml:space="preserve">M2.5 x 8 </w:t>
      </w:r>
      <w:r>
        <w:rPr>
          <w:rFonts w:eastAsia="Arial" w:cs="Arial"/>
          <w:color w:val="000000"/>
        </w:rPr>
        <w:t>fillister head screws for securing the encoder’s bottom plate.</w:t>
      </w:r>
    </w:p>
    <w:p w14:paraId="4471FE7E" w14:textId="77777777" w:rsidR="00A956DD" w:rsidRDefault="00000000">
      <w:pPr>
        <w:pStyle w:val="Listenabsatz"/>
        <w:numPr>
          <w:ilvl w:val="0"/>
          <w:numId w:val="2"/>
        </w:numPr>
        <w:spacing w:after="0"/>
        <w:rPr>
          <w:rFonts w:ascii="Arial" w:hAnsi="Arial" w:cs="Arial"/>
        </w:rPr>
      </w:pPr>
      <w:r>
        <w:rPr>
          <w:rFonts w:eastAsia="Arial" w:cs="Arial"/>
          <w:b/>
          <w:color w:val="000000"/>
        </w:rPr>
        <w:t>Connector Housing</w:t>
      </w:r>
      <w:r>
        <w:rPr>
          <w:rFonts w:eastAsia="Arial" w:cs="Arial"/>
          <w:color w:val="000000"/>
        </w:rPr>
        <w:t xml:space="preserve"> (Position 10) and </w:t>
      </w:r>
      <w:r>
        <w:t>Molex Socket Connector Housing</w:t>
      </w:r>
    </w:p>
    <w:p w14:paraId="643D0DDD" w14:textId="77777777" w:rsidR="00A956DD" w:rsidRDefault="00000000">
      <w:pPr>
        <w:pStyle w:val="Listenabsatz"/>
        <w:numPr>
          <w:ilvl w:val="0"/>
          <w:numId w:val="2"/>
        </w:numPr>
        <w:rPr>
          <w:rFonts w:ascii="Arial" w:hAnsi="Arial" w:cs="Arial"/>
        </w:rPr>
      </w:pPr>
      <w:r>
        <w:rPr>
          <w:rFonts w:eastAsia="Arial" w:cs="Arial"/>
          <w:b/>
          <w:color w:val="000000"/>
        </w:rPr>
        <w:t>Joint Shaft</w:t>
      </w:r>
      <w:r>
        <w:rPr>
          <w:rFonts w:eastAsia="Arial" w:cs="Arial"/>
          <w:color w:val="000000"/>
        </w:rPr>
        <w:t xml:space="preserve"> (Position 11) and </w:t>
      </w:r>
      <w:r>
        <w:rPr>
          <w:rFonts w:eastAsia="Arial" w:cs="Arial"/>
          <w:b/>
          <w:color w:val="000000"/>
        </w:rPr>
        <w:t>Tension Spring</w:t>
      </w:r>
      <w:r>
        <w:rPr>
          <w:rFonts w:eastAsia="Arial" w:cs="Arial"/>
          <w:color w:val="000000"/>
        </w:rPr>
        <w:t xml:space="preserve"> (Position 12).</w:t>
      </w:r>
    </w:p>
    <w:p w14:paraId="1549B09A" w14:textId="77777777" w:rsidR="00A956DD" w:rsidRDefault="00A956DD">
      <w:pPr>
        <w:rPr>
          <w:rFonts w:ascii="Arial" w:hAnsi="Arial" w:cs="Arial"/>
        </w:rPr>
      </w:pPr>
    </w:p>
    <w:p w14:paraId="4708CB34" w14:textId="77777777" w:rsidR="00A956DD" w:rsidRDefault="00A956DD">
      <w:pPr>
        <w:rPr>
          <w:rFonts w:ascii="Arial" w:hAnsi="Arial" w:cs="Arial"/>
        </w:rPr>
      </w:pPr>
    </w:p>
    <w:p w14:paraId="376859C4" w14:textId="77777777" w:rsidR="00A956DD" w:rsidRDefault="00A956DD">
      <w:pPr>
        <w:rPr>
          <w:rFonts w:ascii="Arial" w:hAnsi="Arial" w:cs="Arial"/>
        </w:rPr>
      </w:pPr>
    </w:p>
    <w:p w14:paraId="39487FCE" w14:textId="77777777" w:rsidR="00A956DD" w:rsidRDefault="00A956DD">
      <w:pPr>
        <w:pStyle w:val="berschrift2"/>
      </w:pPr>
    </w:p>
    <w:p w14:paraId="2D5BE63E" w14:textId="77777777" w:rsidR="00A956DD" w:rsidRDefault="00A956DD"/>
    <w:p w14:paraId="399C9B49" w14:textId="77777777" w:rsidR="00A956DD" w:rsidRDefault="00A956DD"/>
    <w:p w14:paraId="47FE134A" w14:textId="77777777" w:rsidR="00A956DD" w:rsidRDefault="00000000">
      <w:pPr>
        <w:pStyle w:val="berschrift2"/>
      </w:pPr>
      <w:bookmarkStart w:id="30" w:name="__RefHeading___Toc758_2306785663"/>
      <w:bookmarkStart w:id="31" w:name="_Toc22"/>
      <w:bookmarkEnd w:id="30"/>
      <w:r>
        <w:rPr>
          <w:u w:val="single"/>
        </w:rPr>
        <w:t xml:space="preserve">3.2 3D Print Information </w:t>
      </w:r>
      <w:bookmarkEnd w:id="31"/>
    </w:p>
    <w:p w14:paraId="7936DA91" w14:textId="77777777" w:rsidR="00A956DD" w:rsidRDefault="00A956DD"/>
    <w:p w14:paraId="486BE0F7" w14:textId="77777777" w:rsidR="00A956DD" w:rsidRDefault="00000000">
      <w:pPr>
        <w:jc w:val="both"/>
      </w:pPr>
      <w:r>
        <w:t xml:space="preserve">To fabricate the mechanical components of the speed sensor system, we employed Fused Filament Fabrication (FFF) (a common 3D printing method that extrudes molten plastic layer by </w:t>
      </w:r>
      <w:proofErr w:type="spellStart"/>
      <w:r>
        <w:t>laye</w:t>
      </w:r>
      <w:proofErr w:type="spellEnd"/>
      <w:r>
        <w:t>) using a Prusa i3 MK3 3D printer. This section provides key technical parameters and setup configurations to ensure reproducibility of the print results with similar quality and structural integrity.</w:t>
      </w:r>
    </w:p>
    <w:p w14:paraId="6DA239F8" w14:textId="77777777" w:rsidR="00A956DD" w:rsidRDefault="00A956DD"/>
    <w:p w14:paraId="0396E1EC" w14:textId="77777777" w:rsidR="00A956DD" w:rsidRDefault="00000000">
      <w:r>
        <w:rPr>
          <w:noProof/>
        </w:rPr>
        <w:drawing>
          <wp:inline distT="0" distB="0" distL="0" distR="0" wp14:anchorId="4763CED7" wp14:editId="5B02FC40">
            <wp:extent cx="4344035" cy="2912110"/>
            <wp:effectExtent l="0" t="0" r="0" b="0"/>
            <wp:docPr id="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pic:cNvPicPr>
                      <a:picLocks noChangeAspect="1" noChangeArrowheads="1"/>
                    </pic:cNvPicPr>
                  </pic:nvPicPr>
                  <pic:blipFill>
                    <a:blip r:embed="rId15"/>
                    <a:stretch>
                      <a:fillRect/>
                    </a:stretch>
                  </pic:blipFill>
                  <pic:spPr bwMode="auto">
                    <a:xfrm>
                      <a:off x="0" y="0"/>
                      <a:ext cx="4344035" cy="2912110"/>
                    </a:xfrm>
                    <a:prstGeom prst="rect">
                      <a:avLst/>
                    </a:prstGeom>
                    <a:noFill/>
                  </pic:spPr>
                </pic:pic>
              </a:graphicData>
            </a:graphic>
          </wp:inline>
        </w:drawing>
      </w:r>
    </w:p>
    <w:p w14:paraId="4E65D3C1" w14:textId="77777777" w:rsidR="00A956DD" w:rsidRDefault="00000000">
      <w:pPr>
        <w:pStyle w:val="Kopfzeile"/>
        <w:rPr>
          <w:rFonts w:ascii="Times New Roman" w:eastAsia="Times New Roman" w:hAnsi="Times New Roman" w:cs="Times New Roman"/>
          <w:bCs/>
          <w:i/>
          <w:color w:val="000000"/>
          <w:sz w:val="24"/>
          <w:szCs w:val="24"/>
        </w:rPr>
      </w:pPr>
      <w:r>
        <w:rPr>
          <w:rFonts w:ascii="Times New Roman" w:eastAsia="Times New Roman" w:hAnsi="Times New Roman" w:cs="Times New Roman"/>
          <w:b/>
          <w:i/>
          <w:iCs/>
          <w:color w:val="000000"/>
          <w:sz w:val="24"/>
        </w:rPr>
        <w:t>Figure 8:</w:t>
      </w:r>
      <w:r>
        <w:rPr>
          <w:rFonts w:ascii="Times New Roman" w:eastAsia="Times New Roman" w:hAnsi="Times New Roman" w:cs="Times New Roman"/>
          <w:i/>
          <w:iCs/>
          <w:color w:val="000000"/>
          <w:sz w:val="24"/>
        </w:rPr>
        <w:t xml:space="preserve"> Table - 3D </w:t>
      </w:r>
      <w:proofErr w:type="spellStart"/>
      <w:r>
        <w:rPr>
          <w:rFonts w:ascii="Times New Roman" w:eastAsia="Times New Roman" w:hAnsi="Times New Roman" w:cs="Times New Roman"/>
          <w:i/>
          <w:iCs/>
          <w:color w:val="000000"/>
          <w:sz w:val="24"/>
        </w:rPr>
        <w:t>printring</w:t>
      </w:r>
      <w:proofErr w:type="spellEnd"/>
      <w:r>
        <w:rPr>
          <w:rFonts w:ascii="Times New Roman" w:eastAsia="Times New Roman" w:hAnsi="Times New Roman" w:cs="Times New Roman"/>
          <w:i/>
          <w:iCs/>
          <w:color w:val="000000"/>
          <w:sz w:val="24"/>
        </w:rPr>
        <w:t xml:space="preserve"> Information</w:t>
      </w:r>
    </w:p>
    <w:p w14:paraId="337975B8" w14:textId="77777777" w:rsidR="00A956DD" w:rsidRDefault="00A956DD">
      <w:pPr>
        <w:rPr>
          <w:rFonts w:ascii="Times New Roman" w:eastAsia="Times New Roman" w:hAnsi="Times New Roman" w:cs="Times New Roman"/>
          <w:bCs/>
          <w:i/>
          <w:color w:val="000000"/>
          <w:sz w:val="24"/>
          <w:szCs w:val="24"/>
        </w:rPr>
      </w:pPr>
    </w:p>
    <w:p w14:paraId="55A5EF2E" w14:textId="77777777" w:rsidR="00A956DD" w:rsidRDefault="00000000">
      <w:pPr>
        <w:jc w:val="both"/>
      </w:pPr>
      <w:r>
        <w:t>Note: Automatic supports were essential for maintaining bore hole geometry, particularly in overhang regions where drooping or collapse may otherwise occur during printing.</w:t>
      </w:r>
    </w:p>
    <w:p w14:paraId="59D5A1A9" w14:textId="77777777" w:rsidR="00A956DD" w:rsidRDefault="00000000">
      <w:r>
        <w:t>Additional Recommendations:</w:t>
      </w:r>
    </w:p>
    <w:p w14:paraId="73A7A416" w14:textId="77777777" w:rsidR="00A956DD" w:rsidRDefault="00000000">
      <w:pPr>
        <w:pStyle w:val="Listenabsatz"/>
        <w:numPr>
          <w:ilvl w:val="0"/>
          <w:numId w:val="3"/>
        </w:numPr>
        <w:spacing w:after="0"/>
        <w:jc w:val="both"/>
      </w:pPr>
      <w:r>
        <w:t>Post-processing: After printing, components were deburred and cleaned to remove any support material and residual brim structures. This ensures tight fits between bearings, shafts, and sensor housings.</w:t>
      </w:r>
    </w:p>
    <w:p w14:paraId="014EDC14" w14:textId="77777777" w:rsidR="00A956DD" w:rsidRDefault="00000000">
      <w:pPr>
        <w:pStyle w:val="Listenabsatz"/>
        <w:numPr>
          <w:ilvl w:val="0"/>
          <w:numId w:val="3"/>
        </w:numPr>
        <w:jc w:val="both"/>
      </w:pPr>
      <w:r>
        <w:t>Tolerance Fit: It is recommended to maintain ±0.05 mm tolerance for critical bore fits, especially for bearing seats and shaft passages.</w:t>
      </w:r>
    </w:p>
    <w:p w14:paraId="495D96F3" w14:textId="77777777" w:rsidR="00A956DD" w:rsidRDefault="00000000">
      <w:pPr>
        <w:rPr>
          <w:rFonts w:ascii="Arial" w:hAnsi="Arial" w:cs="Arial"/>
        </w:rPr>
      </w:pPr>
      <w:r>
        <w:rPr>
          <w:noProof/>
        </w:rPr>
        <w:drawing>
          <wp:inline distT="0" distB="0" distL="0" distR="0" wp14:anchorId="1C93FD8B" wp14:editId="74726C40">
            <wp:extent cx="5760720" cy="3060065"/>
            <wp:effectExtent l="0" t="0" r="0" b="0"/>
            <wp:docPr id="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pic:cNvPicPr>
                      <a:picLocks noChangeAspect="1" noChangeArrowheads="1"/>
                    </pic:cNvPicPr>
                  </pic:nvPicPr>
                  <pic:blipFill>
                    <a:blip r:embed="rId16"/>
                    <a:stretch>
                      <a:fillRect/>
                    </a:stretch>
                  </pic:blipFill>
                  <pic:spPr bwMode="auto">
                    <a:xfrm>
                      <a:off x="0" y="0"/>
                      <a:ext cx="5760720" cy="3060065"/>
                    </a:xfrm>
                    <a:prstGeom prst="rect">
                      <a:avLst/>
                    </a:prstGeom>
                    <a:noFill/>
                  </pic:spPr>
                </pic:pic>
              </a:graphicData>
            </a:graphic>
          </wp:inline>
        </w:drawing>
      </w:r>
    </w:p>
    <w:p w14:paraId="2674BE26" w14:textId="77777777" w:rsidR="00A956DD" w:rsidRDefault="00000000">
      <w:pPr>
        <w:pStyle w:val="Kopfzeile"/>
        <w:rPr>
          <w:rFonts w:ascii="Times New Roman" w:eastAsia="Times New Roman" w:hAnsi="Times New Roman" w:cs="Times New Roman"/>
          <w:bCs/>
          <w:i/>
          <w:color w:val="000000"/>
          <w:sz w:val="24"/>
          <w:szCs w:val="24"/>
        </w:rPr>
      </w:pPr>
      <w:r>
        <w:rPr>
          <w:rFonts w:ascii="Times New Roman" w:eastAsia="Times New Roman" w:hAnsi="Times New Roman" w:cs="Times New Roman"/>
          <w:b/>
          <w:i/>
          <w:iCs/>
          <w:color w:val="000000"/>
          <w:sz w:val="24"/>
        </w:rPr>
        <w:t>Figure 9:</w:t>
      </w:r>
      <w:r>
        <w:rPr>
          <w:rFonts w:ascii="Times New Roman" w:eastAsia="Times New Roman" w:hAnsi="Times New Roman" w:cs="Times New Roman"/>
          <w:i/>
          <w:iCs/>
          <w:color w:val="000000"/>
          <w:sz w:val="24"/>
        </w:rPr>
        <w:t xml:space="preserve"> </w:t>
      </w:r>
      <w:r>
        <w:t>Screenshot Prusa G-code Viewer</w:t>
      </w:r>
    </w:p>
    <w:p w14:paraId="67AF7CE3" w14:textId="77777777" w:rsidR="00A956DD" w:rsidRDefault="00000000">
      <w:pPr>
        <w:jc w:val="both"/>
        <w:rPr>
          <w:rFonts w:ascii="Times New Roman" w:eastAsia="Times New Roman" w:hAnsi="Times New Roman" w:cs="Times New Roman"/>
          <w:sz w:val="24"/>
        </w:rPr>
      </w:pPr>
      <w:r>
        <w:lastRenderedPageBreak/>
        <w:br w:type="textWrapping" w:clear="all"/>
        <w:t>The screenshot (Figure 9) from Prusa G-code Viewer shows the exact layout and orientation of all parts on the printer tray during slicing. This is critical for:</w:t>
      </w:r>
    </w:p>
    <w:p w14:paraId="5256FC70" w14:textId="77777777" w:rsidR="00A956DD" w:rsidRDefault="00000000">
      <w:pPr>
        <w:pStyle w:val="Listenabsatz"/>
        <w:numPr>
          <w:ilvl w:val="0"/>
          <w:numId w:val="4"/>
        </w:numPr>
        <w:spacing w:after="0"/>
        <w:rPr>
          <w:rFonts w:ascii="Times New Roman" w:eastAsia="Times New Roman" w:hAnsi="Times New Roman" w:cs="Times New Roman"/>
          <w:sz w:val="24"/>
        </w:rPr>
      </w:pPr>
      <w:r>
        <w:t>Ensuring flat-base printing and stable adhesion to the build plate</w:t>
      </w:r>
    </w:p>
    <w:p w14:paraId="6E1F24B5" w14:textId="77777777" w:rsidR="00A956DD" w:rsidRDefault="00000000">
      <w:pPr>
        <w:pStyle w:val="Listenabsatz"/>
        <w:numPr>
          <w:ilvl w:val="0"/>
          <w:numId w:val="4"/>
        </w:numPr>
        <w:spacing w:after="0"/>
        <w:rPr>
          <w:rFonts w:ascii="Times New Roman" w:eastAsia="Times New Roman" w:hAnsi="Times New Roman" w:cs="Times New Roman"/>
          <w:sz w:val="24"/>
        </w:rPr>
      </w:pPr>
      <w:r>
        <w:t>Maintaining correct dimensional references for mating parts</w:t>
      </w:r>
    </w:p>
    <w:p w14:paraId="3BD033A8" w14:textId="77777777" w:rsidR="00A956DD" w:rsidRDefault="00000000">
      <w:pPr>
        <w:pStyle w:val="Listenabsatz"/>
        <w:numPr>
          <w:ilvl w:val="0"/>
          <w:numId w:val="4"/>
        </w:numPr>
        <w:rPr>
          <w:rFonts w:ascii="Times New Roman" w:eastAsia="Times New Roman" w:hAnsi="Times New Roman" w:cs="Times New Roman"/>
          <w:sz w:val="24"/>
        </w:rPr>
      </w:pPr>
      <w:r>
        <w:t>Minimizing support material in critical surface areas</w:t>
      </w:r>
      <w:r>
        <w:rPr>
          <w:rFonts w:ascii="Times New Roman" w:eastAsia="Times New Roman" w:hAnsi="Times New Roman" w:cs="Times New Roman"/>
          <w:sz w:val="24"/>
        </w:rPr>
        <w:br/>
      </w:r>
      <w:r>
        <w:rPr>
          <w:rFonts w:ascii="Times New Roman" w:eastAsia="Times New Roman" w:hAnsi="Times New Roman" w:cs="Times New Roman"/>
          <w:sz w:val="24"/>
        </w:rPr>
        <w:br/>
      </w:r>
      <w:proofErr w:type="spellStart"/>
      <w:r>
        <w:rPr>
          <w:rFonts w:ascii="Times New Roman" w:eastAsia="Times New Roman" w:hAnsi="Times New Roman" w:cs="Times New Roman"/>
          <w:b/>
          <w:bCs/>
          <w:color w:val="FF0000"/>
          <w:sz w:val="24"/>
        </w:rPr>
        <w:t>referencce</w:t>
      </w:r>
      <w:proofErr w:type="spellEnd"/>
      <w:r>
        <w:rPr>
          <w:rFonts w:ascii="Times New Roman" w:eastAsia="Times New Roman" w:hAnsi="Times New Roman" w:cs="Times New Roman"/>
          <w:b/>
          <w:bCs/>
          <w:color w:val="FF0000"/>
          <w:sz w:val="24"/>
        </w:rPr>
        <w:t xml:space="preserve"> link to G code MATHIS!!!</w:t>
      </w:r>
    </w:p>
    <w:p w14:paraId="3D5A9045" w14:textId="77777777" w:rsidR="00A956DD" w:rsidRDefault="00A956DD"/>
    <w:p w14:paraId="565D718B" w14:textId="77777777" w:rsidR="00A956DD" w:rsidRDefault="00A956DD"/>
    <w:p w14:paraId="59D9D077" w14:textId="77777777" w:rsidR="00A956DD" w:rsidRDefault="00000000">
      <w:pPr>
        <w:pStyle w:val="berschrift2"/>
      </w:pPr>
      <w:bookmarkStart w:id="32" w:name="__RefHeading___Toc760_2306785663"/>
      <w:bookmarkStart w:id="33" w:name="_Toc23"/>
      <w:bookmarkEnd w:id="32"/>
      <w:r>
        <w:t>4.Software</w:t>
      </w:r>
      <w:bookmarkEnd w:id="33"/>
    </w:p>
    <w:p w14:paraId="141F3F72" w14:textId="77777777" w:rsidR="00A956DD" w:rsidRDefault="00A956DD">
      <w:pPr>
        <w:rPr>
          <w:b/>
          <w:bCs/>
        </w:rPr>
      </w:pPr>
    </w:p>
    <w:p w14:paraId="0DD1C691" w14:textId="77777777" w:rsidR="00A956DD" w:rsidRDefault="00000000">
      <w:pPr>
        <w:pStyle w:val="Listenabsatz"/>
        <w:numPr>
          <w:ilvl w:val="0"/>
          <w:numId w:val="5"/>
        </w:numPr>
        <w:spacing w:after="0"/>
        <w:rPr>
          <w:b/>
          <w:bCs/>
        </w:rPr>
      </w:pPr>
      <w:r>
        <w:rPr>
          <w:b/>
          <w:bCs/>
        </w:rPr>
        <w:t xml:space="preserve">Reference to the prevailing documentation. (in </w:t>
      </w:r>
      <w:proofErr w:type="spellStart"/>
      <w:r>
        <w:rPr>
          <w:b/>
          <w:bCs/>
        </w:rPr>
        <w:t>github</w:t>
      </w:r>
      <w:proofErr w:type="spellEnd"/>
      <w:r>
        <w:rPr>
          <w:b/>
          <w:bCs/>
        </w:rPr>
        <w:t>)</w:t>
      </w:r>
    </w:p>
    <w:p w14:paraId="43BB6D76" w14:textId="77777777" w:rsidR="00A956DD" w:rsidRDefault="00000000">
      <w:pPr>
        <w:pStyle w:val="Listenabsatz"/>
        <w:ind w:left="709"/>
      </w:pPr>
      <w:r>
        <w:br/>
      </w:r>
    </w:p>
    <w:sectPr w:rsidR="00A956DD">
      <w:headerReference w:type="even" r:id="rId17"/>
      <w:headerReference w:type="default" r:id="rId18"/>
      <w:headerReference w:type="first" r:id="rId19"/>
      <w:pgSz w:w="11906" w:h="16838"/>
      <w:pgMar w:top="1134" w:right="850" w:bottom="1134" w:left="1701" w:header="709"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Venkatesalu, Ram (ram.venkatesalu@uni-wuppertal.de)" w:date="2025-12-03T12:14:00Z" w:initials="">
    <w:p w14:paraId="64AFBA46" w14:textId="77777777" w:rsidR="00A956DD" w:rsidRDefault="00000000">
      <w:pPr>
        <w:overflowPunct w:val="0"/>
        <w:spacing w:before="7172" w:after="5964" w:line="240" w:lineRule="auto"/>
      </w:pPr>
      <w:r>
        <w:annotationRef/>
      </w:r>
      <w:r>
        <w:rPr>
          <w:rFonts w:ascii="Carlito" w:eastAsia="DejaVu Sans" w:hAnsi="Carlito" w:cs="DejaVu Sans"/>
          <w:sz w:val="20"/>
          <w:szCs w:val="20"/>
          <w:lang w:bidi="en-US"/>
        </w:rPr>
        <w:t>external doc</w:t>
      </w:r>
    </w:p>
    <w:p w14:paraId="448A0657" w14:textId="77777777" w:rsidR="00A956DD" w:rsidRDefault="00A956DD">
      <w:pPr>
        <w:overflowPunct w:val="0"/>
        <w:spacing w:before="7172" w:after="5964" w:line="240" w:lineRule="auto"/>
      </w:pPr>
    </w:p>
  </w:comment>
  <w:comment w:id="23" w:author="Venkatesalu, Ram (ram.venkatesalu@uni-wuppertal.de)" w:date="2025-12-03T12:18:00Z" w:initials="">
    <w:p w14:paraId="7E221B8E" w14:textId="77777777" w:rsidR="00A956DD" w:rsidRDefault="00000000">
      <w:pPr>
        <w:overflowPunct w:val="0"/>
        <w:spacing w:before="7172" w:after="5964" w:line="240" w:lineRule="auto"/>
      </w:pPr>
      <w:r>
        <w:annotationRef/>
      </w:r>
      <w:r>
        <w:rPr>
          <w:rFonts w:ascii="Carlito" w:eastAsia="DejaVu Sans" w:hAnsi="Carlito" w:cs="DejaVu Sans"/>
          <w:sz w:val="20"/>
          <w:szCs w:val="20"/>
          <w:lang w:bidi="en-US"/>
        </w:rPr>
        <w:t>ldiscuss and write direct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A0657" w15:done="0"/>
  <w15:commentEx w15:paraId="7E221B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A0657" w16cid:durableId="2C457C31"/>
  <w16cid:commentId w16cid:paraId="7E221B8E" w16cid:durableId="537DEA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77B7" w14:textId="77777777" w:rsidR="008165A3" w:rsidRDefault="008165A3">
      <w:pPr>
        <w:spacing w:after="0" w:line="240" w:lineRule="auto"/>
      </w:pPr>
      <w:r>
        <w:separator/>
      </w:r>
    </w:p>
  </w:endnote>
  <w:endnote w:type="continuationSeparator" w:id="0">
    <w:p w14:paraId="7F5EFFC2" w14:textId="77777777" w:rsidR="008165A3" w:rsidRDefault="00816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Arial">
    <w:panose1 w:val="020B0604020202020204"/>
    <w:charset w:val="00"/>
    <w:family w:val="swiss"/>
    <w:pitch w:val="variable"/>
    <w:sig w:usb0="E0002EFF" w:usb1="C000785B" w:usb2="00000009" w:usb3="00000000" w:csb0="000001FF" w:csb1="00000000"/>
  </w:font>
  <w:font w:name="Carlito">
    <w:altName w:val="Calibri"/>
    <w:panose1 w:val="020B0604020202020204"/>
    <w:charset w:val="01"/>
    <w:family w:val="roman"/>
    <w:pitch w:val="variable"/>
  </w:font>
  <w:font w:name="Noto Sans SC Regular">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DejaVu Sans">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99C74" w14:textId="77777777" w:rsidR="008165A3" w:rsidRDefault="008165A3">
      <w:pPr>
        <w:spacing w:after="0" w:line="240" w:lineRule="auto"/>
      </w:pPr>
      <w:r>
        <w:separator/>
      </w:r>
    </w:p>
  </w:footnote>
  <w:footnote w:type="continuationSeparator" w:id="0">
    <w:p w14:paraId="4316656D" w14:textId="77777777" w:rsidR="008165A3" w:rsidRDefault="00816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2B38" w14:textId="77777777" w:rsidR="00A956DD" w:rsidRDefault="00A956D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BC0D" w14:textId="77777777" w:rsidR="00A956DD" w:rsidRDefault="00000000">
    <w:pPr>
      <w:pStyle w:val="Kopfzeile"/>
      <w:tabs>
        <w:tab w:val="clear" w:pos="4844"/>
        <w:tab w:val="clear" w:pos="9689"/>
        <w:tab w:val="left" w:pos="7181"/>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C4B9" w14:textId="77777777" w:rsidR="00A956DD" w:rsidRDefault="00000000">
    <w:pPr>
      <w:pStyle w:val="Kopfzeile"/>
      <w:tabs>
        <w:tab w:val="clear" w:pos="4844"/>
        <w:tab w:val="clear" w:pos="9689"/>
        <w:tab w:val="left" w:pos="718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0BE"/>
    <w:multiLevelType w:val="multilevel"/>
    <w:tmpl w:val="F8183D36"/>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1" w15:restartNumberingAfterBreak="0">
    <w:nsid w:val="072B2EB4"/>
    <w:multiLevelType w:val="multilevel"/>
    <w:tmpl w:val="BDB8F6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99B2AE0"/>
    <w:multiLevelType w:val="multilevel"/>
    <w:tmpl w:val="2C262C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A807C66"/>
    <w:multiLevelType w:val="multilevel"/>
    <w:tmpl w:val="6442BE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D4F38DD"/>
    <w:multiLevelType w:val="multilevel"/>
    <w:tmpl w:val="884C3F84"/>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5" w15:restartNumberingAfterBreak="0">
    <w:nsid w:val="17FE137B"/>
    <w:multiLevelType w:val="multilevel"/>
    <w:tmpl w:val="026C601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92D1165"/>
    <w:multiLevelType w:val="multilevel"/>
    <w:tmpl w:val="2A764E0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BC21C01"/>
    <w:multiLevelType w:val="multilevel"/>
    <w:tmpl w:val="14A6A6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E8471EE"/>
    <w:multiLevelType w:val="multilevel"/>
    <w:tmpl w:val="095A2F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FF250D4"/>
    <w:multiLevelType w:val="multilevel"/>
    <w:tmpl w:val="38F443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20DC415C"/>
    <w:multiLevelType w:val="multilevel"/>
    <w:tmpl w:val="5D68EA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A1B10B3"/>
    <w:multiLevelType w:val="multilevel"/>
    <w:tmpl w:val="AB3C9FCE"/>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12" w15:restartNumberingAfterBreak="0">
    <w:nsid w:val="2ECF0175"/>
    <w:multiLevelType w:val="multilevel"/>
    <w:tmpl w:val="26D075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FE52913"/>
    <w:multiLevelType w:val="multilevel"/>
    <w:tmpl w:val="CDEA10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366E4FA3"/>
    <w:multiLevelType w:val="multilevel"/>
    <w:tmpl w:val="E94497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9E1327E"/>
    <w:multiLevelType w:val="multilevel"/>
    <w:tmpl w:val="7AE2BD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EDC46C4"/>
    <w:multiLevelType w:val="multilevel"/>
    <w:tmpl w:val="026084A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40665930"/>
    <w:multiLevelType w:val="multilevel"/>
    <w:tmpl w:val="AF2EF1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42A629C9"/>
    <w:multiLevelType w:val="multilevel"/>
    <w:tmpl w:val="92BE2E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50B0416"/>
    <w:multiLevelType w:val="multilevel"/>
    <w:tmpl w:val="01E650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6172D65"/>
    <w:multiLevelType w:val="multilevel"/>
    <w:tmpl w:val="7438F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9FC7D33"/>
    <w:multiLevelType w:val="multilevel"/>
    <w:tmpl w:val="B5AACB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A347D34"/>
    <w:multiLevelType w:val="multilevel"/>
    <w:tmpl w:val="2FCE3BD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BEE2E2D"/>
    <w:multiLevelType w:val="multilevel"/>
    <w:tmpl w:val="5B5E843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0A61D55"/>
    <w:multiLevelType w:val="multilevel"/>
    <w:tmpl w:val="D70C665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0AE4CE0"/>
    <w:multiLevelType w:val="multilevel"/>
    <w:tmpl w:val="D3445212"/>
    <w:lvl w:ilvl="0">
      <w:start w:val="1"/>
      <w:numFmt w:val="bullet"/>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abstractNum w:abstractNumId="26" w15:restartNumberingAfterBreak="0">
    <w:nsid w:val="67A31373"/>
    <w:multiLevelType w:val="multilevel"/>
    <w:tmpl w:val="A3E066A0"/>
    <w:lvl w:ilvl="0">
      <w:start w:val="1"/>
      <w:numFmt w:val="decimal"/>
      <w:isLgl/>
      <w:lvlText w:val="%1."/>
      <w:lvlJc w:val="left"/>
      <w:pPr>
        <w:tabs>
          <w:tab w:val="num" w:pos="0"/>
        </w:tabs>
        <w:ind w:left="709" w:hanging="360"/>
      </w:pPr>
    </w:lvl>
    <w:lvl w:ilvl="1">
      <w:start w:val="1"/>
      <w:numFmt w:val="lowerLetter"/>
      <w:isLgl/>
      <w:lvlText w:val="%2."/>
      <w:lvlJc w:val="left"/>
      <w:pPr>
        <w:tabs>
          <w:tab w:val="num" w:pos="0"/>
        </w:tabs>
        <w:ind w:left="1429" w:hanging="360"/>
      </w:pPr>
    </w:lvl>
    <w:lvl w:ilvl="2">
      <w:start w:val="1"/>
      <w:numFmt w:val="lowerRoman"/>
      <w:isLgl/>
      <w:lvlText w:val="%3."/>
      <w:lvlJc w:val="right"/>
      <w:pPr>
        <w:tabs>
          <w:tab w:val="num" w:pos="0"/>
        </w:tabs>
        <w:ind w:left="2149" w:hanging="180"/>
      </w:pPr>
    </w:lvl>
    <w:lvl w:ilvl="3">
      <w:start w:val="1"/>
      <w:numFmt w:val="decimal"/>
      <w:isLgl/>
      <w:lvlText w:val="%4."/>
      <w:lvlJc w:val="left"/>
      <w:pPr>
        <w:tabs>
          <w:tab w:val="num" w:pos="0"/>
        </w:tabs>
        <w:ind w:left="2869" w:hanging="360"/>
      </w:pPr>
    </w:lvl>
    <w:lvl w:ilvl="4">
      <w:start w:val="1"/>
      <w:numFmt w:val="lowerLetter"/>
      <w:isLgl/>
      <w:lvlText w:val="%5."/>
      <w:lvlJc w:val="left"/>
      <w:pPr>
        <w:tabs>
          <w:tab w:val="num" w:pos="0"/>
        </w:tabs>
        <w:ind w:left="3589" w:hanging="360"/>
      </w:pPr>
    </w:lvl>
    <w:lvl w:ilvl="5">
      <w:start w:val="1"/>
      <w:numFmt w:val="lowerRoman"/>
      <w:isLgl/>
      <w:lvlText w:val="%6."/>
      <w:lvlJc w:val="right"/>
      <w:pPr>
        <w:tabs>
          <w:tab w:val="num" w:pos="0"/>
        </w:tabs>
        <w:ind w:left="4309" w:hanging="180"/>
      </w:pPr>
    </w:lvl>
    <w:lvl w:ilvl="6">
      <w:start w:val="1"/>
      <w:numFmt w:val="decimal"/>
      <w:isLgl/>
      <w:lvlText w:val="%7."/>
      <w:lvlJc w:val="left"/>
      <w:pPr>
        <w:tabs>
          <w:tab w:val="num" w:pos="0"/>
        </w:tabs>
        <w:ind w:left="5029" w:hanging="360"/>
      </w:pPr>
    </w:lvl>
    <w:lvl w:ilvl="7">
      <w:start w:val="1"/>
      <w:numFmt w:val="lowerLetter"/>
      <w:isLgl/>
      <w:lvlText w:val="%8."/>
      <w:lvlJc w:val="left"/>
      <w:pPr>
        <w:tabs>
          <w:tab w:val="num" w:pos="0"/>
        </w:tabs>
        <w:ind w:left="5749" w:hanging="360"/>
      </w:pPr>
    </w:lvl>
    <w:lvl w:ilvl="8">
      <w:start w:val="1"/>
      <w:numFmt w:val="lowerRoman"/>
      <w:isLgl/>
      <w:lvlText w:val="%9."/>
      <w:lvlJc w:val="right"/>
      <w:pPr>
        <w:tabs>
          <w:tab w:val="num" w:pos="0"/>
        </w:tabs>
        <w:ind w:left="6469" w:hanging="180"/>
      </w:pPr>
    </w:lvl>
  </w:abstractNum>
  <w:abstractNum w:abstractNumId="27" w15:restartNumberingAfterBreak="0">
    <w:nsid w:val="681410B6"/>
    <w:multiLevelType w:val="multilevel"/>
    <w:tmpl w:val="AD8A3BC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6BC12063"/>
    <w:multiLevelType w:val="multilevel"/>
    <w:tmpl w:val="429A644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D564542"/>
    <w:multiLevelType w:val="multilevel"/>
    <w:tmpl w:val="56568F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40D5F62"/>
    <w:multiLevelType w:val="multilevel"/>
    <w:tmpl w:val="0E3C7E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74FC4178"/>
    <w:multiLevelType w:val="multilevel"/>
    <w:tmpl w:val="D336448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77EC6058"/>
    <w:multiLevelType w:val="multilevel"/>
    <w:tmpl w:val="A88C9E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9743937"/>
    <w:multiLevelType w:val="multilevel"/>
    <w:tmpl w:val="6D54C4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409617153">
    <w:abstractNumId w:val="4"/>
  </w:num>
  <w:num w:numId="2" w16cid:durableId="1019891003">
    <w:abstractNumId w:val="25"/>
  </w:num>
  <w:num w:numId="3" w16cid:durableId="935215068">
    <w:abstractNumId w:val="0"/>
  </w:num>
  <w:num w:numId="4" w16cid:durableId="859927267">
    <w:abstractNumId w:val="11"/>
  </w:num>
  <w:num w:numId="5" w16cid:durableId="1230262757">
    <w:abstractNumId w:val="26"/>
  </w:num>
  <w:num w:numId="6" w16cid:durableId="925965765">
    <w:abstractNumId w:val="30"/>
  </w:num>
  <w:num w:numId="7" w16cid:durableId="1691564540">
    <w:abstractNumId w:val="2"/>
  </w:num>
  <w:num w:numId="8" w16cid:durableId="233004861">
    <w:abstractNumId w:val="24"/>
  </w:num>
  <w:num w:numId="9" w16cid:durableId="89552404">
    <w:abstractNumId w:val="16"/>
  </w:num>
  <w:num w:numId="10" w16cid:durableId="876897136">
    <w:abstractNumId w:val="29"/>
  </w:num>
  <w:num w:numId="11" w16cid:durableId="583951012">
    <w:abstractNumId w:val="12"/>
  </w:num>
  <w:num w:numId="12" w16cid:durableId="1659263512">
    <w:abstractNumId w:val="14"/>
  </w:num>
  <w:num w:numId="13" w16cid:durableId="1510948053">
    <w:abstractNumId w:val="5"/>
  </w:num>
  <w:num w:numId="14" w16cid:durableId="2056149494">
    <w:abstractNumId w:val="3"/>
  </w:num>
  <w:num w:numId="15" w16cid:durableId="1793787590">
    <w:abstractNumId w:val="7"/>
  </w:num>
  <w:num w:numId="16" w16cid:durableId="314146383">
    <w:abstractNumId w:val="6"/>
  </w:num>
  <w:num w:numId="17" w16cid:durableId="1210844842">
    <w:abstractNumId w:val="1"/>
  </w:num>
  <w:num w:numId="18" w16cid:durableId="518667792">
    <w:abstractNumId w:val="31"/>
  </w:num>
  <w:num w:numId="19" w16cid:durableId="336352092">
    <w:abstractNumId w:val="10"/>
  </w:num>
  <w:num w:numId="20" w16cid:durableId="1078862073">
    <w:abstractNumId w:val="22"/>
  </w:num>
  <w:num w:numId="21" w16cid:durableId="43452079">
    <w:abstractNumId w:val="19"/>
  </w:num>
  <w:num w:numId="22" w16cid:durableId="111095205">
    <w:abstractNumId w:val="23"/>
  </w:num>
  <w:num w:numId="23" w16cid:durableId="1775785628">
    <w:abstractNumId w:val="21"/>
  </w:num>
  <w:num w:numId="24" w16cid:durableId="2081901425">
    <w:abstractNumId w:val="17"/>
  </w:num>
  <w:num w:numId="25" w16cid:durableId="723211887">
    <w:abstractNumId w:val="33"/>
  </w:num>
  <w:num w:numId="26" w16cid:durableId="1130124824">
    <w:abstractNumId w:val="18"/>
  </w:num>
  <w:num w:numId="27" w16cid:durableId="1674185148">
    <w:abstractNumId w:val="20"/>
  </w:num>
  <w:num w:numId="28" w16cid:durableId="903368138">
    <w:abstractNumId w:val="28"/>
  </w:num>
  <w:num w:numId="29" w16cid:durableId="1179739759">
    <w:abstractNumId w:val="15"/>
  </w:num>
  <w:num w:numId="30" w16cid:durableId="1299142583">
    <w:abstractNumId w:val="27"/>
  </w:num>
  <w:num w:numId="31" w16cid:durableId="1953129479">
    <w:abstractNumId w:val="8"/>
  </w:num>
  <w:num w:numId="32" w16cid:durableId="1260991713">
    <w:abstractNumId w:val="13"/>
  </w:num>
  <w:num w:numId="33" w16cid:durableId="1387144145">
    <w:abstractNumId w:val="32"/>
  </w:num>
  <w:num w:numId="34" w16cid:durableId="2224949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6DD"/>
    <w:rsid w:val="003917D4"/>
    <w:rsid w:val="004A0B7E"/>
    <w:rsid w:val="00504E03"/>
    <w:rsid w:val="006F3DA9"/>
    <w:rsid w:val="008165A3"/>
    <w:rsid w:val="00966784"/>
    <w:rsid w:val="009A6A76"/>
    <w:rsid w:val="009B33D9"/>
    <w:rsid w:val="00A956DD"/>
    <w:rsid w:val="00DB3628"/>
    <w:rsid w:val="00DF4EDE"/>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06357C7F"/>
  <w15:docId w15:val="{B6AAACD0-DB28-D540-8DB7-3FEC80DA6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style>
  <w:style w:type="paragraph" w:styleId="berschrift1">
    <w:name w:val="heading 1"/>
    <w:basedOn w:val="Standard"/>
    <w:next w:val="Standard"/>
    <w:link w:val="berschrift1Zchn1"/>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qFormat/>
    <w:rPr>
      <w:color w:val="666666"/>
    </w:rPr>
  </w:style>
  <w:style w:type="character" w:customStyle="1" w:styleId="berschrift1Zchn1">
    <w:name w:val="Überschrift 1 Zchn1"/>
    <w:basedOn w:val="Absatz-Standardschriftart"/>
    <w:link w:val="berschrift1"/>
    <w:uiPriority w:val="9"/>
    <w:qFormat/>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qFormat/>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qFormat/>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qFormat/>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qFormat/>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qFormat/>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qFormat/>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qFormat/>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qFormat/>
    <w:rPr>
      <w:rFonts w:ascii="Arial" w:eastAsia="Arial" w:hAnsi="Arial" w:cs="Arial"/>
      <w:i/>
      <w:iCs/>
      <w:color w:val="272727" w:themeColor="text1" w:themeTint="D8"/>
    </w:rPr>
  </w:style>
  <w:style w:type="character" w:customStyle="1" w:styleId="TitelZchn">
    <w:name w:val="Titel Zchn"/>
    <w:basedOn w:val="Absatz-Standardschriftart"/>
    <w:link w:val="Titel"/>
    <w:uiPriority w:val="10"/>
    <w:qFormat/>
    <w:rPr>
      <w:rFonts w:ascii="Arial" w:eastAsia="Arial" w:hAnsi="Arial" w:cs="Arial"/>
      <w:spacing w:val="-10"/>
      <w:sz w:val="56"/>
      <w:szCs w:val="56"/>
    </w:rPr>
  </w:style>
  <w:style w:type="character" w:customStyle="1" w:styleId="UntertitelZchn">
    <w:name w:val="Untertitel Zchn"/>
    <w:basedOn w:val="Absatz-Standardschriftart"/>
    <w:link w:val="Untertitel"/>
    <w:uiPriority w:val="11"/>
    <w:qFormat/>
    <w:rPr>
      <w:color w:val="595959" w:themeColor="text1" w:themeTint="A6"/>
      <w:spacing w:val="15"/>
      <w:sz w:val="28"/>
      <w:szCs w:val="28"/>
    </w:rPr>
  </w:style>
  <w:style w:type="character" w:customStyle="1" w:styleId="ZitatZchn">
    <w:name w:val="Zitat Zchn"/>
    <w:basedOn w:val="Absatz-Standardschriftart"/>
    <w:link w:val="Zitat"/>
    <w:uiPriority w:val="29"/>
    <w:qFormat/>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character" w:customStyle="1" w:styleId="IntensivesZitatZchn">
    <w:name w:val="Intensives Zitat Zchn"/>
    <w:basedOn w:val="Absatz-Standardschriftart"/>
    <w:link w:val="IntensivesZitat"/>
    <w:uiPriority w:val="30"/>
    <w:qFormat/>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character" w:customStyle="1" w:styleId="KopfzeileZchn">
    <w:name w:val="Kopfzeile Zchn"/>
    <w:basedOn w:val="Absatz-Standardschriftart"/>
    <w:link w:val="Kopfzeile"/>
    <w:uiPriority w:val="99"/>
    <w:qFormat/>
  </w:style>
  <w:style w:type="character" w:customStyle="1" w:styleId="FuzeileZchn">
    <w:name w:val="Fußzeile Zchn"/>
    <w:basedOn w:val="Absatz-Standardschriftart"/>
    <w:link w:val="Fuzeile"/>
    <w:uiPriority w:val="99"/>
    <w:qFormat/>
  </w:style>
  <w:style w:type="character" w:customStyle="1" w:styleId="FunotentextZchn">
    <w:name w:val="Fußnotentext Zchn"/>
    <w:basedOn w:val="Absatz-Standardschriftart"/>
    <w:link w:val="Funotentext"/>
    <w:uiPriority w:val="99"/>
    <w:semiHidden/>
    <w:qFormat/>
    <w:rPr>
      <w:sz w:val="20"/>
      <w:szCs w:val="20"/>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unotenzeichen">
    <w:name w:val="footnote reference"/>
    <w:rPr>
      <w:vertAlign w:val="superscript"/>
    </w:rPr>
  </w:style>
  <w:style w:type="character" w:customStyle="1" w:styleId="EndnotentextZchn">
    <w:name w:val="Endnotentext Zchn"/>
    <w:basedOn w:val="Absatz-Standardschriftart"/>
    <w:link w:val="Endnotentext"/>
    <w:uiPriority w:val="99"/>
    <w:semiHidden/>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nzeichen">
    <w:name w:val="endnote reference"/>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character" w:customStyle="1" w:styleId="berschrift1Zchn">
    <w:name w:val="Überschrift 1 Zchn"/>
    <w:uiPriority w:val="9"/>
    <w:qFormat/>
    <w:rPr>
      <w:rFonts w:ascii="Arial" w:eastAsiaTheme="majorEastAsia" w:hAnsi="Arial" w:cs="Arial"/>
      <w:b/>
      <w:bCs/>
      <w:sz w:val="32"/>
      <w:szCs w:val="32"/>
      <w:lang w:val="en-GB"/>
    </w:rPr>
  </w:style>
  <w:style w:type="character" w:customStyle="1" w:styleId="Figurecharacter">
    <w:name w:val="Figure_character"/>
    <w:link w:val="Figure"/>
    <w:qFormat/>
    <w:rPr>
      <w:rFonts w:ascii="Times New Roman" w:eastAsia="Times New Roman" w:hAnsi="Times New Roman" w:cs="Times New Roman"/>
      <w:b/>
      <w:color w:val="000000"/>
      <w:sz w:val="24"/>
    </w:rPr>
  </w:style>
  <w:style w:type="character" w:styleId="Zeilennummer">
    <w:name w:val="line numbe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Standard"/>
    <w:next w:val="Textkrper"/>
    <w:qFormat/>
    <w:pPr>
      <w:keepNext/>
      <w:spacing w:before="240" w:after="120"/>
    </w:pPr>
    <w:rPr>
      <w:rFonts w:ascii="Carlito" w:eastAsia="Noto Sans SC Regular" w:hAnsi="Carlito" w:cs="Noto Sans"/>
      <w:sz w:val="28"/>
      <w:szCs w:val="28"/>
    </w:rPr>
  </w:style>
  <w:style w:type="paragraph" w:styleId="Textkrper">
    <w:name w:val="Body Text"/>
    <w:basedOn w:val="Standard"/>
    <w:pPr>
      <w:spacing w:after="140"/>
    </w:pPr>
  </w:style>
  <w:style w:type="paragraph" w:styleId="Liste">
    <w:name w:val="List"/>
    <w:basedOn w:val="Textkrper"/>
    <w:rPr>
      <w:rFonts w:cs="Noto Sans"/>
    </w:rPr>
  </w:style>
  <w:style w:type="paragraph" w:styleId="Beschriftung">
    <w:name w:val="caption"/>
    <w:basedOn w:val="Standard"/>
    <w:next w:val="Standard"/>
    <w:uiPriority w:val="35"/>
    <w:unhideWhenUsed/>
    <w:qFormat/>
    <w:rPr>
      <w:rFonts w:ascii="Times New Roman" w:eastAsia="Times New Roman" w:hAnsi="Times New Roman" w:cs="Times New Roman"/>
      <w:b/>
      <w:color w:val="000000"/>
      <w:sz w:val="24"/>
    </w:rPr>
  </w:style>
  <w:style w:type="paragraph" w:customStyle="1" w:styleId="Index">
    <w:name w:val="Index"/>
    <w:basedOn w:val="Standard"/>
    <w:qFormat/>
    <w:pPr>
      <w:suppressLineNumbers/>
    </w:pPr>
    <w:rPr>
      <w:rFonts w:cs="Noto Sans"/>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paragraph" w:styleId="Untertitel">
    <w:name w:val="Subtitle"/>
    <w:basedOn w:val="Standard"/>
    <w:next w:val="Standard"/>
    <w:link w:val="UntertitelZchn"/>
    <w:uiPriority w:val="11"/>
    <w:qFormat/>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customStyle="1" w:styleId="HeaderandFooter">
    <w:name w:val="Header and Footer"/>
    <w:basedOn w:val="Standard"/>
    <w:qFormat/>
  </w:style>
  <w:style w:type="paragraph" w:styleId="Kopfzeile">
    <w:name w:val="header"/>
    <w:basedOn w:val="Standard"/>
    <w:link w:val="KopfzeileZchn"/>
    <w:uiPriority w:val="99"/>
    <w:unhideWhenUsed/>
    <w:pPr>
      <w:tabs>
        <w:tab w:val="center" w:pos="4844"/>
        <w:tab w:val="right" w:pos="9689"/>
      </w:tabs>
      <w:spacing w:after="0" w:line="240" w:lineRule="auto"/>
    </w:pPr>
  </w:style>
  <w:style w:type="paragraph" w:styleId="Fuzeile">
    <w:name w:val="footer"/>
    <w:basedOn w:val="Standard"/>
    <w:link w:val="FuzeileZchn"/>
    <w:uiPriority w:val="99"/>
    <w:unhideWhenUsed/>
    <w:pPr>
      <w:tabs>
        <w:tab w:val="center" w:pos="4844"/>
        <w:tab w:val="right" w:pos="9689"/>
      </w:tabs>
      <w:spacing w:after="0" w:line="240" w:lineRule="auto"/>
    </w:pPr>
  </w:style>
  <w:style w:type="paragraph" w:styleId="Funotentext">
    <w:name w:val="footnote text"/>
    <w:basedOn w:val="Standard"/>
    <w:link w:val="FunotentextZchn"/>
    <w:uiPriority w:val="99"/>
    <w:semiHidden/>
    <w:unhideWhenUsed/>
    <w:pPr>
      <w:spacing w:after="0" w:line="240" w:lineRule="auto"/>
    </w:pPr>
    <w:rPr>
      <w:sz w:val="20"/>
      <w:szCs w:val="20"/>
    </w:rPr>
  </w:style>
  <w:style w:type="paragraph" w:styleId="Endnotentext">
    <w:name w:val="endnote text"/>
    <w:basedOn w:val="Standard"/>
    <w:link w:val="EndnotentextZchn"/>
    <w:uiPriority w:val="99"/>
    <w:semiHidden/>
    <w:unhideWhenUsed/>
    <w:pPr>
      <w:spacing w:after="0" w:line="240" w:lineRule="auto"/>
    </w:pPr>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paragraph" w:styleId="Indexberschrift">
    <w:name w:val="index heading"/>
    <w:basedOn w:val="Heading"/>
  </w:style>
  <w:style w:type="paragraph" w:styleId="Inhaltsverzeichnisberschrift">
    <w:name w:val="TOC Heading"/>
    <w:uiPriority w:val="39"/>
    <w:unhideWhenUsed/>
    <w:qFormat/>
    <w:pPr>
      <w:spacing w:after="200" w:line="276" w:lineRule="auto"/>
    </w:pPr>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 w:type="paragraph" w:customStyle="1" w:styleId="Figure">
    <w:name w:val="Figure"/>
    <w:basedOn w:val="Beschriftung"/>
    <w:next w:val="Beschriftung"/>
    <w:link w:val="Figurecharacter"/>
    <w:qFormat/>
  </w:style>
  <w:style w:type="paragraph" w:customStyle="1" w:styleId="HorizontalLine">
    <w:name w:val="Horizontal Line"/>
    <w:basedOn w:val="Standard"/>
    <w:next w:val="Textkrper"/>
    <w:qFormat/>
    <w:pPr>
      <w:suppressLineNumbers/>
      <w:pBdr>
        <w:bottom w:val="double" w:sz="2" w:space="0" w:color="808080"/>
      </w:pBdr>
      <w:spacing w:after="283"/>
    </w:pPr>
    <w:rPr>
      <w:sz w:val="12"/>
      <w:szCs w:val="12"/>
    </w:r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table" w:styleId="Tabellenraster">
    <w:name w:val="Table Grid"/>
    <w:basedOn w:val="NormaleTabelle"/>
    <w:uiPriority w:val="59"/>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Ind w:w="0" w:type="nil"/>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Ind w:w="0" w:type="nil"/>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EinfacheTabelle2">
    <w:name w:val="Plain Table 2"/>
    <w:basedOn w:val="NormaleTabelle"/>
    <w:uiPriority w:val="59"/>
    <w:tblPr>
      <w:tblInd w:w="0" w:type="nil"/>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Ind w:w="0" w:type="nil"/>
      <w:tblCellMar>
        <w:left w:w="0" w:type="dxa"/>
        <w:right w:w="0" w:type="dxa"/>
      </w:tblCellMar>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EinfacheTabelle4">
    <w:name w:val="Plain Table 4"/>
    <w:basedOn w:val="NormaleTabelle"/>
    <w:uiPriority w:val="99"/>
    <w:tblPr>
      <w:tblStyleRowBandSize w:val="1"/>
      <w:tblStyleColBandSize w:val="1"/>
      <w:tblInd w:w="0" w:type="nil"/>
      <w:tblCellMar>
        <w:left w:w="0" w:type="dxa"/>
        <w:right w:w="0" w:type="dxa"/>
      </w:tblCellMar>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EinfacheTabelle5">
    <w:name w:val="Plain Table 5"/>
    <w:basedOn w:val="NormaleTabelle"/>
    <w:uiPriority w:val="99"/>
    <w:tblPr>
      <w:tblStyleRowBandSize w:val="1"/>
      <w:tblStyleColBandSize w:val="1"/>
      <w:tblInd w:w="0" w:type="nil"/>
      <w:tblCellMar>
        <w:left w:w="0" w:type="dxa"/>
        <w:right w:w="0" w:type="dxa"/>
      </w:tblCellMar>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Gitternetztabelle1hell">
    <w:name w:val="Grid Table 1 Light"/>
    <w:basedOn w:val="NormaleTabelle"/>
    <w:uiPriority w:val="99"/>
    <w:tblPr>
      <w:tblStyleRowBandSize w:val="1"/>
      <w:tblStyleColBandSize w:val="1"/>
      <w:tblInd w:w="0" w:type="nil"/>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left w:w="0" w:type="dxa"/>
        <w:right w:w="0" w:type="dxa"/>
      </w:tblCellMar>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NormaleTabelle"/>
    <w:uiPriority w:val="99"/>
    <w:tblPr>
      <w:tblStyleRowBandSize w:val="1"/>
      <w:tblStyleColBandSize w:val="1"/>
      <w:tblInd w:w="0" w:type="nil"/>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left w:w="0" w:type="dxa"/>
        <w:right w:w="0" w:type="dxa"/>
      </w:tblCellMar>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NormaleTabelle"/>
    <w:uiPriority w:val="99"/>
    <w:tblPr>
      <w:tblStyleRowBandSize w:val="1"/>
      <w:tblStyleColBandSize w:val="1"/>
      <w:tblInd w:w="0" w:type="nil"/>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left w:w="0" w:type="dxa"/>
        <w:right w:w="0" w:type="dxa"/>
      </w:tblCellMar>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NormaleTabelle"/>
    <w:uiPriority w:val="99"/>
    <w:tblPr>
      <w:tblStyleRowBandSize w:val="1"/>
      <w:tblStyleColBandSize w:val="1"/>
      <w:tblInd w:w="0" w:type="nil"/>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left w:w="0" w:type="dxa"/>
        <w:right w:w="0" w:type="dxa"/>
      </w:tblCellMar>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NormaleTabelle"/>
    <w:uiPriority w:val="99"/>
    <w:tblPr>
      <w:tblStyleRowBandSize w:val="1"/>
      <w:tblStyleColBandSize w:val="1"/>
      <w:tblInd w:w="0" w:type="nil"/>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left w:w="0" w:type="dxa"/>
        <w:right w:w="0" w:type="dxa"/>
      </w:tblCellMar>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NormaleTabelle"/>
    <w:uiPriority w:val="99"/>
    <w:tblPr>
      <w:tblStyleRowBandSize w:val="1"/>
      <w:tblStyleColBandSize w:val="1"/>
      <w:tblInd w:w="0" w:type="nil"/>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left w:w="0" w:type="dxa"/>
        <w:right w:w="0" w:type="dxa"/>
      </w:tblCellMar>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NormaleTabelle"/>
    <w:uiPriority w:val="99"/>
    <w:tblPr>
      <w:tblStyleRowBandSize w:val="1"/>
      <w:tblStyleColBandSize w:val="1"/>
      <w:tblInd w:w="0" w:type="nil"/>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left w:w="0" w:type="dxa"/>
        <w:right w:w="0" w:type="dxa"/>
      </w:tblCellMar>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Gitternetztabelle2">
    <w:name w:val="Grid Table 2"/>
    <w:basedOn w:val="NormaleTabelle"/>
    <w:uiPriority w:val="99"/>
    <w:tblPr>
      <w:tblStyleRowBandSize w:val="1"/>
      <w:tblStyleColBandSize w:val="1"/>
      <w:tblInd w:w="0" w:type="nil"/>
      <w:tblBorders>
        <w:bottom w:val="single" w:sz="4" w:space="0" w:color="6A6A6A" w:themeColor="text1" w:themeTint="95"/>
        <w:insideH w:val="single" w:sz="4" w:space="0" w:color="6A6A6A" w:themeColor="text1" w:themeTint="95"/>
        <w:insideV w:val="single" w:sz="4" w:space="0" w:color="6A6A6A" w:themeColor="text1" w:themeTint="95"/>
      </w:tblBorders>
      <w:tblCellMar>
        <w:left w:w="0" w:type="dxa"/>
        <w:right w:w="0" w:type="dxa"/>
      </w:tblCellMar>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NormaleTabelle"/>
    <w:uiPriority w:val="99"/>
    <w:tblPr>
      <w:tblStyleRowBandSize w:val="1"/>
      <w:tblStyleColBandSize w:val="1"/>
      <w:tblInd w:w="0" w:type="nil"/>
      <w:tblBorders>
        <w:bottom w:val="single" w:sz="4" w:space="0" w:color="68A2D8" w:themeColor="accent1" w:themeTint="EA"/>
        <w:insideH w:val="single" w:sz="4" w:space="0" w:color="68A2D8" w:themeColor="accent1" w:themeTint="EA"/>
        <w:insideV w:val="single" w:sz="4" w:space="0" w:color="68A2D8" w:themeColor="accent1" w:themeTint="EA"/>
      </w:tblBorders>
      <w:tblCellMar>
        <w:left w:w="0" w:type="dxa"/>
        <w:right w:w="0" w:type="dxa"/>
      </w:tblCellMar>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NormaleTabelle"/>
    <w:uiPriority w:val="99"/>
    <w:tblPr>
      <w:tblStyleRowBandSize w:val="1"/>
      <w:tblStyleColBandSize w:val="1"/>
      <w:tblInd w:w="0" w:type="nil"/>
      <w:tblBorders>
        <w:bottom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NormaleTabelle"/>
    <w:uiPriority w:val="99"/>
    <w:tblPr>
      <w:tblStyleRowBandSize w:val="1"/>
      <w:tblStyleColBandSize w:val="1"/>
      <w:tblInd w:w="0" w:type="nil"/>
      <w:tblBorders>
        <w:bottom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NormaleTabelle"/>
    <w:uiPriority w:val="99"/>
    <w:tblPr>
      <w:tblStyleRowBandSize w:val="1"/>
      <w:tblStyleColBandSize w:val="1"/>
      <w:tblInd w:w="0" w:type="nil"/>
      <w:tblBorders>
        <w:bottom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NormaleTabelle"/>
    <w:uiPriority w:val="99"/>
    <w:tblPr>
      <w:tblStyleRowBandSize w:val="1"/>
      <w:tblStyleColBandSize w:val="1"/>
      <w:tblInd w:w="0" w:type="nil"/>
      <w:tblBorders>
        <w:bottom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NormaleTabelle"/>
    <w:uiPriority w:val="99"/>
    <w:tblPr>
      <w:tblStyleRowBandSize w:val="1"/>
      <w:tblStyleColBandSize w:val="1"/>
      <w:tblInd w:w="0" w:type="nil"/>
      <w:tblBorders>
        <w:bottom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3">
    <w:name w:val="Grid Table 3"/>
    <w:basedOn w:val="NormaleTabelle"/>
    <w:uiPriority w:val="99"/>
    <w:tblPr>
      <w:tblStyleRowBandSize w:val="1"/>
      <w:tblStyleColBandSize w:val="1"/>
      <w:tblInd w:w="0" w:type="nil"/>
      <w:tblBorders>
        <w:bottom w:val="single" w:sz="4" w:space="0" w:color="6A6A6A" w:themeColor="text1" w:themeTint="95"/>
        <w:insideH w:val="single" w:sz="4" w:space="0" w:color="6A6A6A" w:themeColor="text1" w:themeTint="95"/>
        <w:insideV w:val="single" w:sz="4" w:space="0" w:color="6A6A6A" w:themeColor="text1" w:themeTint="95"/>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NormaleTabelle"/>
    <w:uiPriority w:val="99"/>
    <w:tblPr>
      <w:tblStyleRowBandSize w:val="1"/>
      <w:tblStyleColBandSize w:val="1"/>
      <w:tblInd w:w="0" w:type="nil"/>
      <w:tblBorders>
        <w:bottom w:val="single" w:sz="4" w:space="0" w:color="68A2D8" w:themeColor="accent1" w:themeTint="EA"/>
        <w:insideH w:val="single" w:sz="4" w:space="0" w:color="68A2D8" w:themeColor="accent1" w:themeTint="EA"/>
        <w:insideV w:val="single" w:sz="4" w:space="0" w:color="68A2D8" w:themeColor="accent1" w:themeTint="EA"/>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NormaleTabelle"/>
    <w:uiPriority w:val="99"/>
    <w:tblPr>
      <w:tblStyleRowBandSize w:val="1"/>
      <w:tblStyleColBandSize w:val="1"/>
      <w:tblInd w:w="0" w:type="nil"/>
      <w:tblBorders>
        <w:bottom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NormaleTabelle"/>
    <w:uiPriority w:val="99"/>
    <w:tblPr>
      <w:tblStyleRowBandSize w:val="1"/>
      <w:tblStyleColBandSize w:val="1"/>
      <w:tblInd w:w="0" w:type="nil"/>
      <w:tblBorders>
        <w:bottom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NormaleTabelle"/>
    <w:uiPriority w:val="99"/>
    <w:tblPr>
      <w:tblStyleRowBandSize w:val="1"/>
      <w:tblStyleColBandSize w:val="1"/>
      <w:tblInd w:w="0" w:type="nil"/>
      <w:tblBorders>
        <w:bottom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NormaleTabelle"/>
    <w:uiPriority w:val="99"/>
    <w:tblPr>
      <w:tblStyleRowBandSize w:val="1"/>
      <w:tblStyleColBandSize w:val="1"/>
      <w:tblInd w:w="0" w:type="nil"/>
      <w:tblBorders>
        <w:bottom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NormaleTabelle"/>
    <w:uiPriority w:val="99"/>
    <w:tblPr>
      <w:tblStyleRowBandSize w:val="1"/>
      <w:tblStyleColBandSize w:val="1"/>
      <w:tblInd w:w="0" w:type="nil"/>
      <w:tblBorders>
        <w:bottom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4">
    <w:name w:val="Grid Table 4"/>
    <w:basedOn w:val="NormaleTabelle"/>
    <w:uiPriority w:val="59"/>
    <w:tblPr>
      <w:tblStyleRowBandSize w:val="1"/>
      <w:tblStyleColBandSize w:val="1"/>
      <w:tblInd w:w="0" w:type="nil"/>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left w:w="0" w:type="dxa"/>
        <w:right w:w="0" w:type="dxa"/>
      </w:tblCellMar>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NormaleTabelle"/>
    <w:uiPriority w:val="59"/>
    <w:tblPr>
      <w:tblStyleRowBandSize w:val="1"/>
      <w:tblStyleColBandSize w:val="1"/>
      <w:tblInd w:w="0" w:type="nil"/>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left w:w="0" w:type="dxa"/>
        <w:right w:w="0" w:type="dxa"/>
      </w:tblCellMar>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NormaleTabelle"/>
    <w:uiPriority w:val="59"/>
    <w:tblPr>
      <w:tblStyleRowBandSize w:val="1"/>
      <w:tblStyleColBandSize w:val="1"/>
      <w:tblInd w:w="0" w:type="nil"/>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left w:w="0" w:type="dxa"/>
        <w:right w:w="0" w:type="dxa"/>
      </w:tblCellMar>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NormaleTabelle"/>
    <w:uiPriority w:val="59"/>
    <w:tblPr>
      <w:tblStyleRowBandSize w:val="1"/>
      <w:tblStyleColBandSize w:val="1"/>
      <w:tblInd w:w="0" w:type="nil"/>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left w:w="0" w:type="dxa"/>
        <w:right w:w="0" w:type="dxa"/>
      </w:tblCellMar>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NormaleTabelle"/>
    <w:uiPriority w:val="59"/>
    <w:tblPr>
      <w:tblStyleRowBandSize w:val="1"/>
      <w:tblStyleColBandSize w:val="1"/>
      <w:tblInd w:w="0" w:type="nil"/>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left w:w="0" w:type="dxa"/>
        <w:right w:w="0" w:type="dxa"/>
      </w:tblCellMar>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NormaleTabelle"/>
    <w:uiPriority w:val="59"/>
    <w:tblPr>
      <w:tblStyleRowBandSize w:val="1"/>
      <w:tblStyleColBandSize w:val="1"/>
      <w:tblInd w:w="0" w:type="nil"/>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left w:w="0" w:type="dxa"/>
        <w:right w:w="0" w:type="dxa"/>
      </w:tblCellMar>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NormaleTabelle"/>
    <w:uiPriority w:val="59"/>
    <w:tblPr>
      <w:tblStyleRowBandSize w:val="1"/>
      <w:tblStyleColBandSize w:val="1"/>
      <w:tblInd w:w="0" w:type="nil"/>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left w:w="0" w:type="dxa"/>
        <w:right w:w="0" w:type="dxa"/>
      </w:tblCellMar>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5dunkel">
    <w:name w:val="Grid Table 5 Dark"/>
    <w:basedOn w:val="NormaleTabelle"/>
    <w:uiPriority w:val="99"/>
    <w:tblPr>
      <w:tblStyleRowBandSize w:val="1"/>
      <w:tblStyleColBandSize w:val="1"/>
      <w:tblInd w:w="0" w:type="nil"/>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Ind w:w="0" w:type="nil"/>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NormaleTabelle"/>
    <w:uiPriority w:val="99"/>
    <w:tblPr>
      <w:tblStyleRowBandSize w:val="1"/>
      <w:tblStyleColBandSize w:val="1"/>
      <w:tblInd w:w="0" w:type="nil"/>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NormaleTabelle"/>
    <w:uiPriority w:val="99"/>
    <w:tblPr>
      <w:tblStyleRowBandSize w:val="1"/>
      <w:tblStyleColBandSize w:val="1"/>
      <w:tblInd w:w="0" w:type="nil"/>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NormaleTabelle"/>
    <w:uiPriority w:val="99"/>
    <w:tblPr>
      <w:tblStyleRowBandSize w:val="1"/>
      <w:tblStyleColBandSize w:val="1"/>
      <w:tblInd w:w="0" w:type="nil"/>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NormaleTabelle"/>
    <w:uiPriority w:val="99"/>
    <w:tblPr>
      <w:tblStyleRowBandSize w:val="1"/>
      <w:tblStyleColBandSize w:val="1"/>
      <w:tblInd w:w="0" w:type="nil"/>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NormaleTabelle"/>
    <w:uiPriority w:val="99"/>
    <w:tblPr>
      <w:tblStyleRowBandSize w:val="1"/>
      <w:tblStyleColBandSize w:val="1"/>
      <w:tblInd w:w="0" w:type="nil"/>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Gitternetztabelle6farbig">
    <w:name w:val="Grid Table 6 Colorful"/>
    <w:basedOn w:val="NormaleTabelle"/>
    <w:uiPriority w:val="99"/>
    <w:tblPr>
      <w:tblStyleRowBandSize w:val="1"/>
      <w:tblStyleColBandSize w:val="1"/>
      <w:tblInd w:w="0" w:type="nil"/>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Ind w:w="0" w:type="nil"/>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left w:w="0" w:type="dxa"/>
        <w:right w:w="0" w:type="dxa"/>
      </w:tblCellMar>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Ind w:w="0" w:type="nil"/>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Ind w:w="0" w:type="nil"/>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Ind w:w="0" w:type="nil"/>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Ind w:w="0" w:type="nil"/>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Ind w:w="0" w:type="nil"/>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Gitternetztabelle7farbig">
    <w:name w:val="Grid Table 7 Colorful"/>
    <w:basedOn w:val="NormaleTabelle"/>
    <w:uiPriority w:val="99"/>
    <w:tblPr>
      <w:tblStyleRowBandSize w:val="1"/>
      <w:tblStyleColBandSize w:val="1"/>
      <w:tblInd w:w="0" w:type="nil"/>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Ind w:w="0" w:type="nil"/>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left w:w="0" w:type="dxa"/>
        <w:right w:w="0" w:type="dxa"/>
      </w:tblCellMar>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Ind w:w="0" w:type="nil"/>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Ind w:w="0" w:type="nil"/>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Ind w:w="0" w:type="nil"/>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Ind w:w="0" w:type="nil"/>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left w:w="0" w:type="dxa"/>
        <w:right w:w="0" w:type="dxa"/>
      </w:tblCellMar>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Ind w:w="0" w:type="nil"/>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left w:w="0" w:type="dxa"/>
        <w:right w:w="0" w:type="dxa"/>
      </w:tblCellMar>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Listentabelle1hell">
    <w:name w:val="List Table 1 Light"/>
    <w:basedOn w:val="NormaleTabelle"/>
    <w:uiPriority w:val="99"/>
    <w:tblPr>
      <w:tblStyleRowBandSize w:val="1"/>
      <w:tblStyleColBandSize w:val="1"/>
      <w:tblInd w:w="0" w:type="nil"/>
      <w:tblCellMar>
        <w:left w:w="0" w:type="dxa"/>
        <w:right w:w="0" w:type="dxa"/>
      </w:tblCellMar>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Ind w:w="0" w:type="nil"/>
      <w:tblCellMar>
        <w:left w:w="0" w:type="dxa"/>
        <w:right w:w="0" w:type="dxa"/>
      </w:tblCellMar>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NormaleTabelle"/>
    <w:uiPriority w:val="99"/>
    <w:tblPr>
      <w:tblStyleRowBandSize w:val="1"/>
      <w:tblStyleColBandSize w:val="1"/>
      <w:tblInd w:w="0" w:type="nil"/>
      <w:tblCellMar>
        <w:left w:w="0" w:type="dxa"/>
        <w:right w:w="0" w:type="dxa"/>
      </w:tblCellMar>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NormaleTabelle"/>
    <w:uiPriority w:val="99"/>
    <w:tblPr>
      <w:tblStyleRowBandSize w:val="1"/>
      <w:tblStyleColBandSize w:val="1"/>
      <w:tblInd w:w="0" w:type="nil"/>
      <w:tblCellMar>
        <w:left w:w="0" w:type="dxa"/>
        <w:right w:w="0" w:type="dxa"/>
      </w:tblCellMar>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NormaleTabelle"/>
    <w:uiPriority w:val="99"/>
    <w:tblPr>
      <w:tblStyleRowBandSize w:val="1"/>
      <w:tblStyleColBandSize w:val="1"/>
      <w:tblInd w:w="0" w:type="nil"/>
      <w:tblCellMar>
        <w:left w:w="0" w:type="dxa"/>
        <w:right w:w="0" w:type="dxa"/>
      </w:tblCellMar>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NormaleTabelle"/>
    <w:uiPriority w:val="99"/>
    <w:tblPr>
      <w:tblStyleRowBandSize w:val="1"/>
      <w:tblStyleColBandSize w:val="1"/>
      <w:tblInd w:w="0" w:type="nil"/>
      <w:tblCellMar>
        <w:left w:w="0" w:type="dxa"/>
        <w:right w:w="0" w:type="dxa"/>
      </w:tblCellMar>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NormaleTabelle"/>
    <w:uiPriority w:val="99"/>
    <w:tblPr>
      <w:tblStyleRowBandSize w:val="1"/>
      <w:tblStyleColBandSize w:val="1"/>
      <w:tblInd w:w="0" w:type="nil"/>
      <w:tblCellMar>
        <w:left w:w="0" w:type="dxa"/>
        <w:right w:w="0" w:type="dxa"/>
      </w:tblCellMar>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Listentabelle2">
    <w:name w:val="List Table 2"/>
    <w:basedOn w:val="NormaleTabelle"/>
    <w:uiPriority w:val="99"/>
    <w:tblPr>
      <w:tblStyleRowBandSize w:val="1"/>
      <w:tblStyleColBandSize w:val="1"/>
      <w:tblInd w:w="0" w:type="nil"/>
      <w:tblBorders>
        <w:top w:val="single" w:sz="4" w:space="0" w:color="6F6F6F" w:themeColor="text1" w:themeTint="90"/>
        <w:bottom w:val="single" w:sz="4" w:space="0" w:color="6F6F6F" w:themeColor="text1" w:themeTint="90"/>
        <w:insideH w:val="single" w:sz="4" w:space="0" w:color="6F6F6F" w:themeColor="text1" w:themeTint="90"/>
      </w:tblBorders>
      <w:tblCellMar>
        <w:left w:w="0" w:type="dxa"/>
        <w:right w:w="0" w:type="dxa"/>
      </w:tblCellMar>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NormaleTabelle"/>
    <w:uiPriority w:val="99"/>
    <w:tblPr>
      <w:tblStyleRowBandSize w:val="1"/>
      <w:tblStyleColBandSize w:val="1"/>
      <w:tblInd w:w="0" w:type="nil"/>
      <w:tblBorders>
        <w:top w:val="single" w:sz="4" w:space="0" w:color="A2C6E7" w:themeColor="accent1" w:themeTint="90"/>
        <w:bottom w:val="single" w:sz="4" w:space="0" w:color="A2C6E7" w:themeColor="accent1" w:themeTint="90"/>
        <w:insideH w:val="single" w:sz="4" w:space="0" w:color="A2C6E7" w:themeColor="accent1" w:themeTint="90"/>
      </w:tblBorders>
      <w:tblCellMar>
        <w:left w:w="0" w:type="dxa"/>
        <w:right w:w="0" w:type="dxa"/>
      </w:tblCellMar>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NormaleTabelle"/>
    <w:uiPriority w:val="99"/>
    <w:tblPr>
      <w:tblStyleRowBandSize w:val="1"/>
      <w:tblStyleColBandSize w:val="1"/>
      <w:tblInd w:w="0" w:type="nil"/>
      <w:tblBorders>
        <w:top w:val="single" w:sz="4" w:space="0" w:color="F4B58A" w:themeColor="accent2" w:themeTint="90"/>
        <w:bottom w:val="single" w:sz="4" w:space="0" w:color="F4B58A" w:themeColor="accent2" w:themeTint="90"/>
        <w:insideH w:val="single" w:sz="4" w:space="0" w:color="F4B58A" w:themeColor="accent2" w:themeTint="90"/>
      </w:tblBorders>
      <w:tblCellMar>
        <w:left w:w="0" w:type="dxa"/>
        <w:right w:w="0" w:type="dxa"/>
      </w:tblCellMar>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NormaleTabelle"/>
    <w:uiPriority w:val="99"/>
    <w:tblPr>
      <w:tblStyleRowBandSize w:val="1"/>
      <w:tblStyleColBandSize w:val="1"/>
      <w:tblInd w:w="0" w:type="nil"/>
      <w:tblBorders>
        <w:top w:val="single" w:sz="4" w:space="0" w:color="CCCCCC" w:themeColor="accent3" w:themeTint="90"/>
        <w:bottom w:val="single" w:sz="4" w:space="0" w:color="CCCCCC" w:themeColor="accent3" w:themeTint="90"/>
        <w:insideH w:val="single" w:sz="4" w:space="0" w:color="CCCCCC" w:themeColor="accent3" w:themeTint="90"/>
      </w:tblBorders>
      <w:tblCellMar>
        <w:left w:w="0" w:type="dxa"/>
        <w:right w:w="0" w:type="dxa"/>
      </w:tblCellMar>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NormaleTabelle"/>
    <w:uiPriority w:val="99"/>
    <w:tblPr>
      <w:tblStyleRowBandSize w:val="1"/>
      <w:tblStyleColBandSize w:val="1"/>
      <w:tblInd w:w="0" w:type="nil"/>
      <w:tblBorders>
        <w:top w:val="single" w:sz="4" w:space="0" w:color="FFDB6F" w:themeColor="accent4" w:themeTint="90"/>
        <w:bottom w:val="single" w:sz="4" w:space="0" w:color="FFDB6F" w:themeColor="accent4" w:themeTint="90"/>
        <w:insideH w:val="single" w:sz="4" w:space="0" w:color="FFDB6F" w:themeColor="accent4" w:themeTint="90"/>
      </w:tblBorders>
      <w:tblCellMar>
        <w:left w:w="0" w:type="dxa"/>
        <w:right w:w="0" w:type="dxa"/>
      </w:tblCellMar>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NormaleTabelle"/>
    <w:uiPriority w:val="99"/>
    <w:tblPr>
      <w:tblStyleRowBandSize w:val="1"/>
      <w:tblStyleColBandSize w:val="1"/>
      <w:tblInd w:w="0" w:type="nil"/>
      <w:tblBorders>
        <w:top w:val="single" w:sz="4" w:space="0" w:color="95AFDD" w:themeColor="accent5" w:themeTint="90"/>
        <w:bottom w:val="single" w:sz="4" w:space="0" w:color="95AFDD" w:themeColor="accent5" w:themeTint="90"/>
        <w:insideH w:val="single" w:sz="4" w:space="0" w:color="95AFDD" w:themeColor="accent5" w:themeTint="90"/>
      </w:tblBorders>
      <w:tblCellMar>
        <w:left w:w="0" w:type="dxa"/>
        <w:right w:w="0" w:type="dxa"/>
      </w:tblCellMar>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NormaleTabelle"/>
    <w:uiPriority w:val="99"/>
    <w:tblPr>
      <w:tblStyleRowBandSize w:val="1"/>
      <w:tblStyleColBandSize w:val="1"/>
      <w:tblInd w:w="0" w:type="nil"/>
      <w:tblBorders>
        <w:top w:val="single" w:sz="4" w:space="0" w:color="ADD394" w:themeColor="accent6" w:themeTint="90"/>
        <w:bottom w:val="single" w:sz="4" w:space="0" w:color="ADD394" w:themeColor="accent6" w:themeTint="90"/>
        <w:insideH w:val="single" w:sz="4" w:space="0" w:color="ADD394" w:themeColor="accent6" w:themeTint="90"/>
      </w:tblBorders>
      <w:tblCellMar>
        <w:left w:w="0" w:type="dxa"/>
        <w:right w:w="0" w:type="dxa"/>
      </w:tblCellMar>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Listentabelle3">
    <w:name w:val="List Table 3"/>
    <w:basedOn w:val="NormaleTabelle"/>
    <w:uiPriority w:val="99"/>
    <w:tblPr>
      <w:tblStyleRowBandSize w:val="1"/>
      <w:tblStyleColBandSize w:val="1"/>
      <w:tblInd w:w="0" w:type="nil"/>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left w:w="0" w:type="dxa"/>
        <w:right w:w="0" w:type="dxa"/>
      </w:tblCellMar>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left w:w="0" w:type="dxa"/>
        <w:right w:w="0" w:type="dxa"/>
      </w:tblCellMar>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tblPr>
      <w:tblStyleRowBandSize w:val="1"/>
      <w:tblStyleColBandSize w:val="1"/>
      <w:tblInd w:w="0" w:type="nil"/>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left w:w="0" w:type="dxa"/>
        <w:right w:w="0" w:type="dxa"/>
      </w:tblCellMar>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NormaleTabelle"/>
    <w:uiPriority w:val="99"/>
    <w:tblPr>
      <w:tblStyleRowBandSize w:val="1"/>
      <w:tblStyleColBandSize w:val="1"/>
      <w:tblInd w:w="0" w:type="nil"/>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left w:w="0" w:type="dxa"/>
        <w:right w:w="0" w:type="dxa"/>
      </w:tblCellMar>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NormaleTabelle"/>
    <w:uiPriority w:val="99"/>
    <w:tblPr>
      <w:tblStyleRowBandSize w:val="1"/>
      <w:tblStyleColBandSize w:val="1"/>
      <w:tblInd w:w="0" w:type="nil"/>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left w:w="0" w:type="dxa"/>
        <w:right w:w="0" w:type="dxa"/>
      </w:tblCellMar>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NormaleTabelle"/>
    <w:uiPriority w:val="99"/>
    <w:tblPr>
      <w:tblStyleRowBandSize w:val="1"/>
      <w:tblStyleColBandSize w:val="1"/>
      <w:tblInd w:w="0" w:type="nil"/>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left w:w="0" w:type="dxa"/>
        <w:right w:w="0" w:type="dxa"/>
      </w:tblCellMar>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NormaleTabelle"/>
    <w:uiPriority w:val="99"/>
    <w:tblPr>
      <w:tblStyleRowBandSize w:val="1"/>
      <w:tblStyleColBandSize w:val="1"/>
      <w:tblInd w:w="0" w:type="nil"/>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left w:w="0" w:type="dxa"/>
        <w:right w:w="0" w:type="dxa"/>
      </w:tblCellMar>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Listentabelle4">
    <w:name w:val="List Table 4"/>
    <w:basedOn w:val="NormaleTabelle"/>
    <w:uiPriority w:val="99"/>
    <w:tblPr>
      <w:tblStyleRowBandSize w:val="1"/>
      <w:tblStyleColBandSize w:val="1"/>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left w:w="0" w:type="dxa"/>
        <w:right w:w="0" w:type="dxa"/>
      </w:tblCellMar>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NormaleTabelle"/>
    <w:uiPriority w:val="99"/>
    <w:tblPr>
      <w:tblStyleRowBandSize w:val="1"/>
      <w:tblStyleColBandSize w:val="1"/>
      <w:tblInd w:w="0" w:type="nil"/>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left w:w="0" w:type="dxa"/>
        <w:right w:w="0" w:type="dxa"/>
      </w:tblCellMar>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NormaleTabelle"/>
    <w:uiPriority w:val="99"/>
    <w:tblPr>
      <w:tblStyleRowBandSize w:val="1"/>
      <w:tblStyleColBandSize w:val="1"/>
      <w:tblInd w:w="0" w:type="nil"/>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left w:w="0" w:type="dxa"/>
        <w:right w:w="0" w:type="dxa"/>
      </w:tblCellMar>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NormaleTabelle"/>
    <w:uiPriority w:val="99"/>
    <w:tblPr>
      <w:tblStyleRowBandSize w:val="1"/>
      <w:tblStyleColBandSize w:val="1"/>
      <w:tblInd w:w="0" w:type="nil"/>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left w:w="0" w:type="dxa"/>
        <w:right w:w="0" w:type="dxa"/>
      </w:tblCellMar>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NormaleTabelle"/>
    <w:uiPriority w:val="99"/>
    <w:tblPr>
      <w:tblStyleRowBandSize w:val="1"/>
      <w:tblStyleColBandSize w:val="1"/>
      <w:tblInd w:w="0" w:type="nil"/>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left w:w="0" w:type="dxa"/>
        <w:right w:w="0" w:type="dxa"/>
      </w:tblCellMar>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NormaleTabelle"/>
    <w:uiPriority w:val="99"/>
    <w:tblPr>
      <w:tblStyleRowBandSize w:val="1"/>
      <w:tblStyleColBandSize w:val="1"/>
      <w:tblInd w:w="0" w:type="nil"/>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left w:w="0" w:type="dxa"/>
        <w:right w:w="0" w:type="dxa"/>
      </w:tblCellMar>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NormaleTabelle"/>
    <w:uiPriority w:val="99"/>
    <w:tblPr>
      <w:tblStyleRowBandSize w:val="1"/>
      <w:tblStyleColBandSize w:val="1"/>
      <w:tblInd w:w="0" w:type="nil"/>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left w:w="0" w:type="dxa"/>
        <w:right w:w="0" w:type="dxa"/>
      </w:tblCellMar>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Listentabelle5dunkel">
    <w:name w:val="List Table 5 Dark"/>
    <w:basedOn w:val="NormaleTabelle"/>
    <w:uiPriority w:val="99"/>
    <w:tblPr>
      <w:tblStyleRowBandSize w:val="1"/>
      <w:tblStyleColBandSize w:val="1"/>
      <w:tblInd w:w="0" w:type="nil"/>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left w:w="0" w:type="dxa"/>
        <w:right w:w="0" w:type="dxa"/>
      </w:tblCellMar>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Ind w:w="0" w:type="nil"/>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CellMar>
        <w:left w:w="0" w:type="dxa"/>
        <w:right w:w="0" w:type="dxa"/>
      </w:tblCellMar>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NormaleTabelle"/>
    <w:uiPriority w:val="99"/>
    <w:tblPr>
      <w:tblStyleRowBandSize w:val="1"/>
      <w:tblStyleColBandSize w:val="1"/>
      <w:tblInd w:w="0" w:type="nil"/>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left w:w="0" w:type="dxa"/>
        <w:right w:w="0" w:type="dxa"/>
      </w:tblCellMar>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NormaleTabelle"/>
    <w:uiPriority w:val="99"/>
    <w:tblPr>
      <w:tblStyleRowBandSize w:val="1"/>
      <w:tblStyleColBandSize w:val="1"/>
      <w:tblInd w:w="0" w:type="nil"/>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left w:w="0" w:type="dxa"/>
        <w:right w:w="0" w:type="dxa"/>
      </w:tblCellMar>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NormaleTabelle"/>
    <w:uiPriority w:val="99"/>
    <w:tblPr>
      <w:tblStyleRowBandSize w:val="1"/>
      <w:tblStyleColBandSize w:val="1"/>
      <w:tblInd w:w="0" w:type="nil"/>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left w:w="0" w:type="dxa"/>
        <w:right w:w="0" w:type="dxa"/>
      </w:tblCellMar>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NormaleTabelle"/>
    <w:uiPriority w:val="99"/>
    <w:tblPr>
      <w:tblStyleRowBandSize w:val="1"/>
      <w:tblStyleColBandSize w:val="1"/>
      <w:tblInd w:w="0" w:type="nil"/>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CellMar>
        <w:left w:w="0" w:type="dxa"/>
        <w:right w:w="0" w:type="dxa"/>
      </w:tblCellMar>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NormaleTabelle"/>
    <w:uiPriority w:val="99"/>
    <w:tblPr>
      <w:tblStyleRowBandSize w:val="1"/>
      <w:tblStyleColBandSize w:val="1"/>
      <w:tblInd w:w="0" w:type="nil"/>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left w:w="0" w:type="dxa"/>
        <w:right w:w="0" w:type="dxa"/>
      </w:tblCellMar>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Listentabelle6farbig">
    <w:name w:val="List Table 6 Colorful"/>
    <w:basedOn w:val="NormaleTabelle"/>
    <w:uiPriority w:val="99"/>
    <w:tblPr>
      <w:tblStyleRowBandSize w:val="1"/>
      <w:tblStyleColBandSize w:val="1"/>
      <w:tblInd w:w="0" w:type="nil"/>
      <w:tblBorders>
        <w:top w:val="single" w:sz="4" w:space="0" w:color="7F7F7F" w:themeColor="text1" w:themeTint="80"/>
        <w:bottom w:val="single" w:sz="4" w:space="0" w:color="7F7F7F" w:themeColor="text1" w:themeTint="80"/>
      </w:tblBorders>
      <w:tblCellMar>
        <w:left w:w="0" w:type="dxa"/>
        <w:right w:w="0" w:type="dxa"/>
      </w:tblCellMar>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Ind w:w="0" w:type="nil"/>
      <w:tblBorders>
        <w:top w:val="single" w:sz="4" w:space="0" w:color="5B9BD5" w:themeColor="accent1"/>
        <w:bottom w:val="single" w:sz="4" w:space="0" w:color="5B9BD5" w:themeColor="accent1"/>
      </w:tblBorders>
      <w:tblCellMar>
        <w:left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Ind w:w="0" w:type="nil"/>
      <w:tblBorders>
        <w:top w:val="single" w:sz="4" w:space="0" w:color="F4B184" w:themeColor="accent2" w:themeTint="97"/>
        <w:bottom w:val="single" w:sz="4" w:space="0" w:color="F4B184" w:themeColor="accent2" w:themeTint="97"/>
      </w:tblBorders>
      <w:tblCellMar>
        <w:left w:w="0" w:type="dxa"/>
        <w:right w:w="0" w:type="dxa"/>
      </w:tblCellMar>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Ind w:w="0" w:type="nil"/>
      <w:tblBorders>
        <w:top w:val="single" w:sz="4" w:space="0" w:color="C9C9C9" w:themeColor="accent3" w:themeTint="98"/>
        <w:bottom w:val="single" w:sz="4" w:space="0" w:color="C9C9C9" w:themeColor="accent3" w:themeTint="98"/>
      </w:tblBorders>
      <w:tblCellMar>
        <w:left w:w="0" w:type="dxa"/>
        <w:right w:w="0" w:type="dxa"/>
      </w:tblCellMar>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Ind w:w="0" w:type="nil"/>
      <w:tblBorders>
        <w:top w:val="single" w:sz="4" w:space="0" w:color="FFD865" w:themeColor="accent4" w:themeTint="9A"/>
        <w:bottom w:val="single" w:sz="4" w:space="0" w:color="FFD865" w:themeColor="accent4" w:themeTint="9A"/>
      </w:tblBorders>
      <w:tblCellMar>
        <w:left w:w="0" w:type="dxa"/>
        <w:right w:w="0" w:type="dxa"/>
      </w:tblCellMar>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Ind w:w="0" w:type="nil"/>
      <w:tblBorders>
        <w:top w:val="single" w:sz="4" w:space="0" w:color="8DA9DB" w:themeColor="accent5" w:themeTint="9A"/>
        <w:bottom w:val="single" w:sz="4" w:space="0" w:color="8DA9DB" w:themeColor="accent5" w:themeTint="9A"/>
      </w:tblBorders>
      <w:tblCellMar>
        <w:left w:w="0" w:type="dxa"/>
        <w:right w:w="0" w:type="dxa"/>
      </w:tblCellMar>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Ind w:w="0" w:type="nil"/>
      <w:tblBorders>
        <w:top w:val="single" w:sz="4" w:space="0" w:color="A9D08E" w:themeColor="accent6" w:themeTint="98"/>
        <w:bottom w:val="single" w:sz="4" w:space="0" w:color="A9D08E" w:themeColor="accent6" w:themeTint="98"/>
      </w:tblBorders>
      <w:tblCellMar>
        <w:left w:w="0" w:type="dxa"/>
        <w:right w:w="0" w:type="dxa"/>
      </w:tblCellMar>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Listentabelle7farbig">
    <w:name w:val="List Table 7 Colorful"/>
    <w:basedOn w:val="NormaleTabelle"/>
    <w:uiPriority w:val="99"/>
    <w:tblPr>
      <w:tblStyleRowBandSize w:val="1"/>
      <w:tblStyleColBandSize w:val="1"/>
      <w:tblInd w:w="0" w:type="nil"/>
      <w:tblBorders>
        <w:right w:val="single" w:sz="4" w:space="0" w:color="7F7F7F" w:themeColor="text1" w:themeTint="80"/>
      </w:tblBorders>
      <w:tblCellMar>
        <w:left w:w="0" w:type="dxa"/>
        <w:right w:w="0" w:type="dxa"/>
      </w:tblCellMar>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Ind w:w="0" w:type="nil"/>
      <w:tblBorders>
        <w:right w:val="single" w:sz="4" w:space="0" w:color="5B9BD5" w:themeColor="accent1"/>
      </w:tblBorders>
      <w:tblCellMar>
        <w:left w:w="0" w:type="dxa"/>
        <w:right w:w="0" w:type="dxa"/>
      </w:tblCellMar>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Ind w:w="0" w:type="nil"/>
      <w:tblBorders>
        <w:right w:val="single" w:sz="4" w:space="0" w:color="F4B184" w:themeColor="accent2" w:themeTint="97"/>
      </w:tblBorders>
      <w:tblCellMar>
        <w:left w:w="0" w:type="dxa"/>
        <w:right w:w="0" w:type="dxa"/>
      </w:tblCellMar>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Ind w:w="0" w:type="nil"/>
      <w:tblBorders>
        <w:right w:val="single" w:sz="4" w:space="0" w:color="C9C9C9" w:themeColor="accent3" w:themeTint="98"/>
      </w:tblBorders>
      <w:tblCellMar>
        <w:left w:w="0" w:type="dxa"/>
        <w:right w:w="0" w:type="dxa"/>
      </w:tblCellMar>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Ind w:w="0" w:type="nil"/>
      <w:tblBorders>
        <w:right w:val="single" w:sz="4" w:space="0" w:color="FFD865" w:themeColor="accent4" w:themeTint="9A"/>
      </w:tblBorders>
      <w:tblCellMar>
        <w:left w:w="0" w:type="dxa"/>
        <w:right w:w="0" w:type="dxa"/>
      </w:tblCellMar>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Ind w:w="0" w:type="nil"/>
      <w:tblBorders>
        <w:right w:val="single" w:sz="4" w:space="0" w:color="8DA9DB" w:themeColor="accent5" w:themeTint="9A"/>
      </w:tblBorders>
      <w:tblCellMar>
        <w:left w:w="0" w:type="dxa"/>
        <w:right w:w="0" w:type="dxa"/>
      </w:tblCellMar>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Ind w:w="0" w:type="nil"/>
      <w:tblBorders>
        <w:right w:val="single" w:sz="4" w:space="0" w:color="A9D08E" w:themeColor="accent6" w:themeTint="98"/>
      </w:tblBorders>
      <w:tblCellMar>
        <w:left w:w="0" w:type="dxa"/>
        <w:right w:w="0" w:type="dxa"/>
      </w:tblCellMar>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NormaleTabelle"/>
    <w:uiPriority w:val="99"/>
    <w:tblPr>
      <w:tblStyleRowBandSize w:val="1"/>
      <w:tblStyleColBandSize w:val="1"/>
      <w:tblInd w:w="0" w:type="nil"/>
      <w:tblCellMar>
        <w:left w:w="0" w:type="dxa"/>
        <w:right w:w="0" w:type="dxa"/>
      </w:tblCellMar>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NormaleTabelle"/>
    <w:uiPriority w:val="99"/>
    <w:tblPr>
      <w:tblStyleRowBandSize w:val="1"/>
      <w:tblStyleColBandSize w:val="1"/>
      <w:tblInd w:w="0" w:type="nil"/>
      <w:tblCellMar>
        <w:left w:w="0" w:type="dxa"/>
        <w:right w:w="0" w:type="dxa"/>
      </w:tblCellMar>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NormaleTabelle"/>
    <w:uiPriority w:val="99"/>
    <w:tblPr>
      <w:tblStyleRowBandSize w:val="1"/>
      <w:tblStyleColBandSize w:val="1"/>
      <w:tblInd w:w="0" w:type="nil"/>
      <w:tblCellMar>
        <w:left w:w="0" w:type="dxa"/>
        <w:right w:w="0" w:type="dxa"/>
      </w:tblCellMar>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NormaleTabelle"/>
    <w:uiPriority w:val="99"/>
    <w:tblPr>
      <w:tblStyleRowBandSize w:val="1"/>
      <w:tblStyleColBandSize w:val="1"/>
      <w:tblInd w:w="0" w:type="nil"/>
      <w:tblCellMar>
        <w:left w:w="0" w:type="dxa"/>
        <w:right w:w="0" w:type="dxa"/>
      </w:tblCellMar>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NormaleTabelle"/>
    <w:uiPriority w:val="99"/>
    <w:tblPr>
      <w:tblStyleRowBandSize w:val="1"/>
      <w:tblStyleColBandSize w:val="1"/>
      <w:tblInd w:w="0" w:type="nil"/>
      <w:tblCellMar>
        <w:left w:w="0" w:type="dxa"/>
        <w:right w:w="0" w:type="dxa"/>
      </w:tblCellMar>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NormaleTabelle"/>
    <w:uiPriority w:val="99"/>
    <w:tblPr>
      <w:tblStyleRowBandSize w:val="1"/>
      <w:tblStyleColBandSize w:val="1"/>
      <w:tblInd w:w="0" w:type="nil"/>
      <w:tblCellMar>
        <w:left w:w="0" w:type="dxa"/>
        <w:right w:w="0" w:type="dxa"/>
      </w:tblCellMar>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NormaleTabelle"/>
    <w:uiPriority w:val="99"/>
    <w:tblPr>
      <w:tblStyleRowBandSize w:val="1"/>
      <w:tblStyleColBandSize w:val="1"/>
      <w:tblInd w:w="0" w:type="nil"/>
      <w:tblCellMar>
        <w:left w:w="0" w:type="dxa"/>
        <w:right w:w="0" w:type="dxa"/>
      </w:tblCellMar>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NormaleTabelle"/>
    <w:uiPriority w:val="99"/>
    <w:tblPr>
      <w:tblStyleRowBandSize w:val="1"/>
      <w:tblStyleColBandSize w:val="1"/>
      <w:tblInd w:w="0" w:type="nil"/>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0" w:type="dxa"/>
        <w:right w:w="0" w:type="dxa"/>
      </w:tblCellMar>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NormaleTabelle"/>
    <w:uiPriority w:val="99"/>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0" w:type="dxa"/>
        <w:right w:w="0" w:type="dxa"/>
      </w:tblCellMar>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NormaleTabelle"/>
    <w:uiPriority w:val="99"/>
    <w:tblPr>
      <w:tblStyleRowBandSize w:val="1"/>
      <w:tblStyleColBandSize w:val="1"/>
      <w:tblInd w:w="0" w:type="nil"/>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CellMar>
        <w:left w:w="0" w:type="dxa"/>
        <w:right w:w="0" w:type="dxa"/>
      </w:tblCellMar>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NormaleTabelle"/>
    <w:uiPriority w:val="99"/>
    <w:tblPr>
      <w:tblStyleRowBandSize w:val="1"/>
      <w:tblStyleColBandSize w:val="1"/>
      <w:tblInd w:w="0" w:type="nil"/>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NormaleTabelle"/>
    <w:uiPriority w:val="99"/>
    <w:tblPr>
      <w:tblStyleRowBandSize w:val="1"/>
      <w:tblStyleColBandSize w:val="1"/>
      <w:tblInd w:w="0" w:type="nil"/>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left w:w="0" w:type="dxa"/>
        <w:right w:w="0" w:type="dxa"/>
      </w:tblCellMar>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NormaleTabelle"/>
    <w:uiPriority w:val="99"/>
    <w:tblPr>
      <w:tblStyleRowBandSize w:val="1"/>
      <w:tblStyleColBandSize w:val="1"/>
      <w:tblInd w:w="0" w:type="nil"/>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NormaleTabelle"/>
    <w:uiPriority w:val="99"/>
    <w:tblPr>
      <w:tblStyleRowBandSize w:val="1"/>
      <w:tblStyleColBandSize w:val="1"/>
      <w:tblInd w:w="0" w:type="nil"/>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NormaleTabelle"/>
    <w:uiPriority w:val="99"/>
    <w:tblPr>
      <w:tblStyleRowBandSize w:val="1"/>
      <w:tblStyleColBandSize w:val="1"/>
      <w:tblInd w:w="0" w:type="nil"/>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left w:w="0" w:type="dxa"/>
        <w:right w:w="0" w:type="dxa"/>
      </w:tblCellMar>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NormaleTabelle"/>
    <w:uiPriority w:val="99"/>
    <w:tblPr>
      <w:tblStyleRowBandSize w:val="1"/>
      <w:tblStyleColBandSize w:val="1"/>
      <w:tblInd w:w="0" w:type="nil"/>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left w:w="0" w:type="dxa"/>
        <w:right w:w="0" w:type="dxa"/>
      </w:tblCellMar>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NormaleTabelle"/>
    <w:uiPriority w:val="99"/>
    <w:tblPr>
      <w:tblStyleRowBandSize w:val="1"/>
      <w:tblStyleColBandSize w:val="1"/>
      <w:tblInd w:w="0" w:type="nil"/>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left w:w="0" w:type="dxa"/>
        <w:right w:w="0" w:type="dxa"/>
      </w:tblCellMar>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NormaleTabelle"/>
    <w:uiPriority w:val="99"/>
    <w:tblPr>
      <w:tblStyleRowBandSize w:val="1"/>
      <w:tblStyleColBandSize w:val="1"/>
      <w:tblInd w:w="0" w:type="nil"/>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left w:w="0" w:type="dxa"/>
        <w:right w:w="0" w:type="dxa"/>
      </w:tblCellMar>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NormaleTabelle"/>
    <w:uiPriority w:val="99"/>
    <w:tblPr>
      <w:tblStyleRowBandSize w:val="1"/>
      <w:tblStyleColBandSize w:val="1"/>
      <w:tblInd w:w="0" w:type="nil"/>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left w:w="0" w:type="dxa"/>
        <w:right w:w="0" w:type="dxa"/>
      </w:tblCellMar>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NormaleTabelle"/>
    <w:uiPriority w:val="99"/>
    <w:tblPr>
      <w:tblStyleRowBandSize w:val="1"/>
      <w:tblStyleColBandSize w:val="1"/>
      <w:tblInd w:w="0" w:type="nil"/>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left w:w="0" w:type="dxa"/>
        <w:right w:w="0" w:type="dxa"/>
      </w:tblCellMar>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NormaleTabelle"/>
    <w:uiPriority w:val="99"/>
    <w:tblPr>
      <w:tblStyleRowBandSize w:val="1"/>
      <w:tblStyleColBandSize w:val="1"/>
      <w:tblInd w:w="0" w:type="nil"/>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left w:w="0" w:type="dxa"/>
        <w:right w:w="0" w:type="dxa"/>
      </w:tblCellMar>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Brake%20sensor%20Reference%20Documentation"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edg.uchicago.edu/tutorials/load_cell/80126.pdf" TargetMode="External"/></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1505</Words>
  <Characters>9712</Characters>
  <Application>Microsoft Office Word</Application>
  <DocSecurity>0</DocSecurity>
  <Lines>194</Lines>
  <Paragraphs>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Mathis Titgemeyer</cp:lastModifiedBy>
  <cp:revision>39</cp:revision>
  <dcterms:created xsi:type="dcterms:W3CDTF">2026-01-22T20:23:00Z</dcterms:created>
  <dcterms:modified xsi:type="dcterms:W3CDTF">2026-01-23T10:10:00Z</dcterms:modified>
  <dc:language>en-US</dc:language>
</cp:coreProperties>
</file>